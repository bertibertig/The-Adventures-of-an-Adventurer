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0"/>
        <w:jc w:val="left"/>
      </w:pPr>
      <w:commentRangeStart w:id="0"/>
      <w:r>
        <w:rPr>
          <w:color w:val="1f4e79"/>
          <w:sz w:val="40"/>
          <w:szCs w:val="40"/>
          <w:u w:val="single" w:color="1f4e79"/>
          <w:rtl w:val="0"/>
          <w:lang w:val="en-US"/>
        </w:rPr>
        <w:t>System Specification for</w:t>
        <w:br w:type="textWrapping"/>
      </w:r>
      <w:commentRangeEnd w:id="0"/>
      <w:r>
        <w:commentReference w:id="0"/>
      </w:r>
    </w:p>
    <w:p>
      <w:pPr>
        <w:pStyle w:val="Normal.0"/>
        <w:jc w:val="left"/>
      </w:pPr>
      <w:r>
        <w:rPr>
          <w:color w:val="1f4e79"/>
          <w:sz w:val="40"/>
          <w:szCs w:val="40"/>
          <w:u w:val="single" w:color="1f4e79"/>
          <w:rtl w:val="0"/>
          <w:lang w:val="en-US"/>
        </w:rPr>
        <w:t>Adventures of an Adventurer</w:t>
      </w:r>
    </w:p>
    <w:p>
      <w:pPr>
        <w:pStyle w:val="Normal.0"/>
        <w:jc w:val="left"/>
      </w:pPr>
    </w:p>
    <w:p>
      <w:pPr>
        <w:pStyle w:val="Normal.0"/>
        <w:jc w:val="left"/>
      </w:pPr>
    </w:p>
    <w:p>
      <w:pPr>
        <w:pStyle w:val="Normal.0"/>
        <w:jc w:val="left"/>
      </w:pPr>
    </w:p>
    <w:p>
      <w:pPr>
        <w:pStyle w:val="Normal.0"/>
        <w:jc w:val="left"/>
      </w:pPr>
    </w:p>
    <w:p>
      <w:pPr>
        <w:pStyle w:val="Normal.0"/>
        <w:jc w:val="left"/>
      </w:pPr>
      <w:r>
        <w:rPr>
          <w:color w:val="5b9bd5"/>
          <w:sz w:val="40"/>
          <w:szCs w:val="40"/>
          <w:u w:val="single" w:color="5b9bd5"/>
        </w:rPr>
        <mc:AlternateContent>
          <mc:Choice Requires="wpg">
            <w:drawing>
              <wp:anchor distT="57150" distB="57150" distL="57150" distR="57150" simplePos="0" relativeHeight="251662336" behindDoc="0" locked="0" layoutInCell="1" allowOverlap="1">
                <wp:simplePos x="0" y="0"/>
                <wp:positionH relativeFrom="column">
                  <wp:posOffset>-23494</wp:posOffset>
                </wp:positionH>
                <wp:positionV relativeFrom="line">
                  <wp:posOffset>300355</wp:posOffset>
                </wp:positionV>
                <wp:extent cx="6362701" cy="2000251"/>
                <wp:effectExtent l="0" t="0" r="0" b="0"/>
                <wp:wrapThrough wrapText="bothSides" distL="57150" distR="5715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microsoft.com/office/word/2010/wordprocessingGroup">
                    <wpg:wgp>
                      <wpg:cNvGrpSpPr/>
                      <wpg:grpSpPr>
                        <a:xfrm>
                          <a:off x="0" y="0"/>
                          <a:ext cx="6362701" cy="2000251"/>
                          <a:chOff x="0" y="0"/>
                          <a:chExt cx="6362700" cy="2000250"/>
                        </a:xfrm>
                      </wpg:grpSpPr>
                      <pic:pic xmlns:pic="http://schemas.openxmlformats.org/drawingml/2006/picture">
                        <pic:nvPicPr>
                          <pic:cNvPr id="1073741825" name="image1.png"/>
                          <pic:cNvPicPr>
                            <a:picLocks noChangeAspect="1"/>
                          </pic:cNvPicPr>
                        </pic:nvPicPr>
                        <pic:blipFill>
                          <a:blip r:embed="rId4">
                            <a:extLst/>
                          </a:blip>
                          <a:srcRect l="0" t="0" r="87712" b="51721"/>
                          <a:stretch>
                            <a:fillRect/>
                          </a:stretch>
                        </pic:blipFill>
                        <pic:spPr>
                          <a:xfrm>
                            <a:off x="-1" y="609600"/>
                            <a:ext cx="859791" cy="1321436"/>
                          </a:xfrm>
                          <a:prstGeom prst="rect">
                            <a:avLst/>
                          </a:prstGeom>
                          <a:ln w="12700" cap="flat">
                            <a:noFill/>
                            <a:miter lim="400000"/>
                          </a:ln>
                          <a:effectLst/>
                        </pic:spPr>
                      </pic:pic>
                      <pic:pic xmlns:pic="http://schemas.openxmlformats.org/drawingml/2006/picture">
                        <pic:nvPicPr>
                          <pic:cNvPr id="1073741826" name="image2.png"/>
                          <pic:cNvPicPr>
                            <a:picLocks noChangeAspect="1"/>
                          </pic:cNvPicPr>
                        </pic:nvPicPr>
                        <pic:blipFill>
                          <a:blip r:embed="rId5">
                            <a:extLst/>
                          </a:blip>
                          <a:srcRect l="35144" t="29187" r="7775" b="29251"/>
                          <a:stretch>
                            <a:fillRect/>
                          </a:stretch>
                        </pic:blipFill>
                        <pic:spPr>
                          <a:xfrm>
                            <a:off x="1752599" y="-1"/>
                            <a:ext cx="2962276" cy="2000251"/>
                          </a:xfrm>
                          <a:prstGeom prst="rect">
                            <a:avLst/>
                          </a:prstGeom>
                          <a:ln w="12700" cap="flat">
                            <a:noFill/>
                            <a:miter lim="400000"/>
                          </a:ln>
                          <a:effectLst/>
                        </pic:spPr>
                      </pic:pic>
                      <pic:pic xmlns:pic="http://schemas.openxmlformats.org/drawingml/2006/picture">
                        <pic:nvPicPr>
                          <pic:cNvPr id="1073741827" name="image3.png"/>
                          <pic:cNvPicPr>
                            <a:picLocks noChangeAspect="1"/>
                          </pic:cNvPicPr>
                        </pic:nvPicPr>
                        <pic:blipFill>
                          <a:blip r:embed="rId6">
                            <a:extLst/>
                          </a:blip>
                          <a:srcRect l="14319" t="11825" r="67334" b="54452"/>
                          <a:stretch>
                            <a:fillRect/>
                          </a:stretch>
                        </pic:blipFill>
                        <pic:spPr>
                          <a:xfrm>
                            <a:off x="5581649" y="1266824"/>
                            <a:ext cx="781051" cy="733426"/>
                          </a:xfrm>
                          <a:prstGeom prst="rect">
                            <a:avLst/>
                          </a:prstGeom>
                          <a:ln w="12700" cap="flat">
                            <a:noFill/>
                            <a:miter lim="400000"/>
                          </a:ln>
                          <a:effectLst/>
                        </pic:spPr>
                      </pic:pic>
                      <pic:pic xmlns:pic="http://schemas.openxmlformats.org/drawingml/2006/picture">
                        <pic:nvPicPr>
                          <pic:cNvPr id="1073741828" name="image4.png"/>
                          <pic:cNvPicPr>
                            <a:picLocks noChangeAspect="1"/>
                          </pic:cNvPicPr>
                        </pic:nvPicPr>
                        <pic:blipFill>
                          <a:blip r:embed="rId7">
                            <a:extLst/>
                          </a:blip>
                          <a:srcRect l="0" t="0" r="92625" b="66346"/>
                          <a:stretch>
                            <a:fillRect/>
                          </a:stretch>
                        </pic:blipFill>
                        <pic:spPr>
                          <a:xfrm>
                            <a:off x="5229225" y="1647825"/>
                            <a:ext cx="320040" cy="266700"/>
                          </a:xfrm>
                          <a:prstGeom prst="rect">
                            <a:avLst/>
                          </a:prstGeom>
                          <a:ln w="12700" cap="flat">
                            <a:noFill/>
                            <a:miter lim="400000"/>
                          </a:ln>
                          <a:effectLst/>
                        </pic:spPr>
                      </pic:pic>
                      <pic:pic xmlns:pic="http://schemas.openxmlformats.org/drawingml/2006/picture">
                        <pic:nvPicPr>
                          <pic:cNvPr id="1073741829" name="image4.png"/>
                          <pic:cNvPicPr>
                            <a:picLocks noChangeAspect="1"/>
                          </pic:cNvPicPr>
                        </pic:nvPicPr>
                        <pic:blipFill>
                          <a:blip r:embed="rId7">
                            <a:extLst/>
                          </a:blip>
                          <a:srcRect l="0" t="0" r="92625" b="66346"/>
                          <a:stretch>
                            <a:fillRect/>
                          </a:stretch>
                        </pic:blipFill>
                        <pic:spPr>
                          <a:xfrm>
                            <a:off x="5295900" y="1457325"/>
                            <a:ext cx="320040" cy="266700"/>
                          </a:xfrm>
                          <a:prstGeom prst="rect">
                            <a:avLst/>
                          </a:prstGeom>
                          <a:ln w="12700" cap="flat">
                            <a:noFill/>
                            <a:miter lim="400000"/>
                          </a:ln>
                          <a:effectLst/>
                        </pic:spPr>
                      </pic:pic>
                      <pic:pic xmlns:pic="http://schemas.openxmlformats.org/drawingml/2006/picture">
                        <pic:nvPicPr>
                          <pic:cNvPr id="1073741830" name="image4.png"/>
                          <pic:cNvPicPr>
                            <a:picLocks noChangeAspect="1"/>
                          </pic:cNvPicPr>
                        </pic:nvPicPr>
                        <pic:blipFill>
                          <a:blip r:embed="rId7">
                            <a:extLst/>
                          </a:blip>
                          <a:srcRect l="0" t="0" r="92625" b="66346"/>
                          <a:stretch>
                            <a:fillRect/>
                          </a:stretch>
                        </pic:blipFill>
                        <pic:spPr>
                          <a:xfrm>
                            <a:off x="5095875" y="1638300"/>
                            <a:ext cx="320040" cy="266700"/>
                          </a:xfrm>
                          <a:prstGeom prst="rect">
                            <a:avLst/>
                          </a:prstGeom>
                          <a:ln w="12700" cap="flat">
                            <a:noFill/>
                            <a:miter lim="400000"/>
                          </a:ln>
                          <a:effectLst/>
                        </pic:spPr>
                      </pic:pic>
                      <pic:pic xmlns:pic="http://schemas.openxmlformats.org/drawingml/2006/picture">
                        <pic:nvPicPr>
                          <pic:cNvPr id="1073741831" name="image4.png"/>
                          <pic:cNvPicPr>
                            <a:picLocks noChangeAspect="1"/>
                          </pic:cNvPicPr>
                        </pic:nvPicPr>
                        <pic:blipFill>
                          <a:blip r:embed="rId7">
                            <a:extLst/>
                          </a:blip>
                          <a:srcRect l="0" t="0" r="92625" b="66346"/>
                          <a:stretch>
                            <a:fillRect/>
                          </a:stretch>
                        </pic:blipFill>
                        <pic:spPr>
                          <a:xfrm>
                            <a:off x="4943475" y="1457325"/>
                            <a:ext cx="320040" cy="266700"/>
                          </a:xfrm>
                          <a:prstGeom prst="rect">
                            <a:avLst/>
                          </a:prstGeom>
                          <a:ln w="12700" cap="flat">
                            <a:noFill/>
                            <a:miter lim="400000"/>
                          </a:ln>
                          <a:effectLst/>
                        </pic:spPr>
                      </pic:pic>
                      <pic:pic xmlns:pic="http://schemas.openxmlformats.org/drawingml/2006/picture">
                        <pic:nvPicPr>
                          <pic:cNvPr id="1073741832" name="image4.png"/>
                          <pic:cNvPicPr>
                            <a:picLocks noChangeAspect="1"/>
                          </pic:cNvPicPr>
                        </pic:nvPicPr>
                        <pic:blipFill>
                          <a:blip r:embed="rId7">
                            <a:extLst/>
                          </a:blip>
                          <a:srcRect l="0" t="0" r="92625" b="66346"/>
                          <a:stretch>
                            <a:fillRect/>
                          </a:stretch>
                        </pic:blipFill>
                        <pic:spPr>
                          <a:xfrm>
                            <a:off x="4791075" y="1628775"/>
                            <a:ext cx="320040" cy="266700"/>
                          </a:xfrm>
                          <a:prstGeom prst="rect">
                            <a:avLst/>
                          </a:prstGeom>
                          <a:ln w="12700" cap="flat">
                            <a:noFill/>
                            <a:miter lim="400000"/>
                          </a:ln>
                          <a:effectLst/>
                        </pic:spPr>
                      </pic:pic>
                      <pic:pic xmlns:pic="http://schemas.openxmlformats.org/drawingml/2006/picture">
                        <pic:nvPicPr>
                          <pic:cNvPr id="1073741833" name="image5.png"/>
                          <pic:cNvPicPr>
                            <a:picLocks noChangeAspect="1"/>
                          </pic:cNvPicPr>
                        </pic:nvPicPr>
                        <pic:blipFill>
                          <a:blip r:embed="rId8">
                            <a:extLst/>
                          </a:blip>
                          <a:stretch>
                            <a:fillRect/>
                          </a:stretch>
                        </pic:blipFill>
                        <pic:spPr>
                          <a:xfrm rot="3422316">
                            <a:off x="733424" y="666750"/>
                            <a:ext cx="666116" cy="1149986"/>
                          </a:xfrm>
                          <a:prstGeom prst="rect">
                            <a:avLst/>
                          </a:prstGeom>
                          <a:ln w="12700" cap="flat">
                            <a:noFill/>
                            <a:miter lim="400000"/>
                          </a:ln>
                          <a:effectLst/>
                        </pic:spPr>
                      </pic:pic>
                    </wpg:wgp>
                  </a:graphicData>
                </a:graphic>
              </wp:anchor>
            </w:drawing>
          </mc:Choice>
          <mc:Fallback>
            <w:pict>
              <v:group id="_x0000_s1026" style="visibility:visible;position:absolute;margin-left:-1.8pt;margin-top:23.7pt;width:501.0pt;height:157.5pt;z-index:251662336;mso-position-horizontal:absolute;mso-position-horizontal-relative:text;mso-position-vertical:absolute;mso-position-vertical-relative:line;mso-wrap-distance-left:4.5pt;mso-wrap-distance-top:4.5pt;mso-wrap-distance-right:4.5pt;mso-wrap-distance-bottom:4.5pt;" coordorigin="0,0" coordsize="6362700,2000250">
                <w10:wrap type="through" side="bothSides" anchorx="text"/>
                <v:shape id="_x0000_s1027" type="#_x0000_t75" style="position:absolute;left:0;top:609600;width:859790;height:1321435;">
                  <v:imagedata r:id="rId4" o:title="image1.png" cropright="87.7%" cropbottom="51.7%"/>
                </v:shape>
                <v:shape id="_x0000_s1028" type="#_x0000_t75" style="position:absolute;left:1752600;top:0;width:2962275;height:2000250;">
                  <v:imagedata r:id="rId5" o:title="image2.png" cropleft="35.1%" cropright="7.8%" croptop="29.2%" cropbottom="29.3%"/>
                </v:shape>
                <v:shape id="_x0000_s1029" type="#_x0000_t75" style="position:absolute;left:5581650;top:1266825;width:781050;height:733425;">
                  <v:imagedata r:id="rId6" o:title="image3.png" cropleft="14.3%" cropright="67.3%" croptop="11.8%" cropbottom="54.5%"/>
                </v:shape>
                <v:shape id="_x0000_s1030" type="#_x0000_t75" style="position:absolute;left:5229225;top:1647825;width:320040;height:266700;">
                  <v:imagedata r:id="rId7" o:title="image4.png" cropright="92.6%" cropbottom="66.3%"/>
                </v:shape>
                <v:shape id="_x0000_s1031" type="#_x0000_t75" style="position:absolute;left:5295900;top:1457325;width:320040;height:266700;">
                  <v:imagedata r:id="rId7" o:title="image4.png" cropright="92.6%" cropbottom="66.3%"/>
                </v:shape>
                <v:shape id="_x0000_s1032" type="#_x0000_t75" style="position:absolute;left:5095875;top:1638300;width:320040;height:266700;">
                  <v:imagedata r:id="rId7" o:title="image4.png" cropright="92.6%" cropbottom="66.3%"/>
                </v:shape>
                <v:shape id="_x0000_s1033" type="#_x0000_t75" style="position:absolute;left:4943475;top:1457325;width:320040;height:266700;">
                  <v:imagedata r:id="rId7" o:title="image4.png" cropright="92.6%" cropbottom="66.3%"/>
                </v:shape>
                <v:shape id="_x0000_s1034" type="#_x0000_t75" style="position:absolute;left:4791075;top:1628775;width:320040;height:266700;">
                  <v:imagedata r:id="rId7" o:title="image4.png" cropright="92.6%" cropbottom="66.3%"/>
                </v:shape>
                <v:shape id="_x0000_s1035" type="#_x0000_t75" style="position:absolute;left:733425;top:666750;width:666115;height:1149985;rotation:3738082fd;">
                  <v:imagedata r:id="rId8" o:title="image5.png"/>
                </v:shape>
              </v:group>
            </w:pict>
          </mc:Fallback>
        </mc:AlternateContent>
      </w:r>
    </w:p>
    <w:p>
      <w:pPr>
        <w:pStyle w:val="Normal.0"/>
        <w:jc w:val="left"/>
      </w:pPr>
    </w:p>
    <w:p>
      <w:pPr>
        <w:pStyle w:val="Normal.0"/>
        <w:jc w:val="left"/>
      </w:pPr>
    </w:p>
    <w:p>
      <w:pPr>
        <w:pStyle w:val="Normal.0"/>
        <w:jc w:val="left"/>
      </w:pPr>
    </w:p>
    <w:p>
      <w:pPr>
        <w:pStyle w:val="Normal.0"/>
        <w:jc w:val="left"/>
      </w:pPr>
    </w:p>
    <w:p>
      <w:pPr>
        <w:pStyle w:val="Normal.0"/>
        <w:jc w:val="left"/>
      </w:pPr>
    </w:p>
    <w:p>
      <w:pPr>
        <w:pStyle w:val="Normal.0"/>
        <w:jc w:val="left"/>
      </w:pPr>
    </w:p>
    <w:p>
      <w:pPr>
        <w:pStyle w:val="Normal.0"/>
        <w:jc w:val="left"/>
      </w:pPr>
    </w:p>
    <w:p>
      <w:pPr>
        <w:pStyle w:val="Normal.0"/>
        <w:jc w:val="left"/>
      </w:pPr>
    </w:p>
    <w:p>
      <w:pPr>
        <w:pStyle w:val="Normal.0"/>
        <w:jc w:val="left"/>
      </w:pPr>
    </w:p>
    <w:p>
      <w:pPr>
        <w:pStyle w:val="Normal.0"/>
        <w:jc w:val="left"/>
      </w:pPr>
    </w:p>
    <w:p>
      <w:pPr>
        <w:pStyle w:val="Normal.0"/>
        <w:jc w:val="left"/>
      </w:pPr>
    </w:p>
    <w:p>
      <w:pPr>
        <w:pStyle w:val="Normal.0"/>
        <w:jc w:val="left"/>
      </w:pPr>
    </w:p>
    <w:p>
      <w:pPr>
        <w:pStyle w:val="Normal.0"/>
        <w:jc w:val="left"/>
      </w:pPr>
    </w:p>
    <w:tbl>
      <w:tblPr>
        <w:tblW w:w="906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035"/>
        <w:gridCol w:w="7030"/>
      </w:tblGrid>
      <w:tr>
        <w:tblPrEx>
          <w:shd w:val="clear" w:color="auto" w:fill="d0ddef"/>
        </w:tblPrEx>
        <w:trPr>
          <w:trHeight w:val="216" w:hRule="atLeast"/>
        </w:trPr>
        <w:tc>
          <w:tcPr>
            <w:tcW w:type="dxa" w:w="2035"/>
            <w:tcBorders>
              <w:top w:val="single" w:color="000000" w:sz="1" w:space="0" w:shadow="0" w:frame="0"/>
              <w:left w:val="single" w:color="000000" w:sz="1" w:space="0" w:shadow="0" w:frame="0"/>
              <w:bottom w:val="single" w:color="000000" w:sz="1" w:space="0" w:shadow="0" w:frame="0"/>
              <w:right w:val="single" w:color="000000" w:sz="1" w:space="0" w:shadow="0" w:frame="0"/>
            </w:tcBorders>
            <w:shd w:val="clear" w:color="auto" w:fill="c0c0c0"/>
            <w:tcMar>
              <w:top w:type="dxa" w:w="80"/>
              <w:left w:type="dxa" w:w="80"/>
              <w:bottom w:type="dxa" w:w="80"/>
              <w:right w:type="dxa" w:w="80"/>
            </w:tcMar>
            <w:vAlign w:val="top"/>
          </w:tcPr>
          <w:p>
            <w:pPr>
              <w:pStyle w:val="Dokumentinfos"/>
              <w:spacing w:before="0" w:after="0"/>
              <w:jc w:val="left"/>
            </w:pPr>
            <w:r>
              <w:rPr>
                <w:rtl w:val="0"/>
                <w:lang w:val="en-US"/>
              </w:rPr>
              <w:t>Project Name</w:t>
            </w:r>
          </w:p>
        </w:tc>
        <w:tc>
          <w:tcPr>
            <w:tcW w:type="dxa" w:w="7030"/>
            <w:tcBorders>
              <w:top w:val="single" w:color="000000" w:sz="1" w:space="0" w:shadow="0" w:frame="0"/>
              <w:left w:val="single" w:color="000000" w:sz="1" w:space="0" w:shadow="0" w:frame="0"/>
              <w:bottom w:val="single" w:color="000000" w:sz="1" w:space="0" w:shadow="0" w:frame="0"/>
              <w:right w:val="single" w:color="000000" w:sz="1" w:space="0" w:shadow="0" w:frame="0"/>
            </w:tcBorders>
            <w:shd w:val="clear" w:color="auto" w:fill="ffffff"/>
            <w:tcMar>
              <w:top w:type="dxa" w:w="80"/>
              <w:left w:type="dxa" w:w="80"/>
              <w:bottom w:type="dxa" w:w="80"/>
              <w:right w:type="dxa" w:w="80"/>
            </w:tcMar>
            <w:vAlign w:val="top"/>
          </w:tcPr>
          <w:p>
            <w:pPr>
              <w:pStyle w:val="Dokumentinfos"/>
              <w:spacing w:before="0" w:after="0"/>
              <w:jc w:val="left"/>
            </w:pPr>
            <w:r>
              <w:rPr>
                <w:rtl w:val="0"/>
                <w:lang w:val="en-US"/>
              </w:rPr>
              <w:t>The Adventures of an Adventurer</w:t>
            </w:r>
          </w:p>
        </w:tc>
      </w:tr>
      <w:tr>
        <w:tblPrEx>
          <w:shd w:val="clear" w:color="auto" w:fill="d0ddef"/>
        </w:tblPrEx>
        <w:trPr>
          <w:trHeight w:val="216" w:hRule="atLeast"/>
        </w:trPr>
        <w:tc>
          <w:tcPr>
            <w:tcW w:type="dxa" w:w="2035"/>
            <w:tcBorders>
              <w:top w:val="single" w:color="000000" w:sz="1" w:space="0" w:shadow="0" w:frame="0"/>
              <w:left w:val="single" w:color="000000" w:sz="1" w:space="0" w:shadow="0" w:frame="0"/>
              <w:bottom w:val="single" w:color="000000" w:sz="1" w:space="0" w:shadow="0" w:frame="0"/>
              <w:right w:val="single" w:color="000000" w:sz="1" w:space="0" w:shadow="0" w:frame="0"/>
            </w:tcBorders>
            <w:shd w:val="clear" w:color="auto" w:fill="c0c0c0"/>
            <w:tcMar>
              <w:top w:type="dxa" w:w="80"/>
              <w:left w:type="dxa" w:w="80"/>
              <w:bottom w:type="dxa" w:w="80"/>
              <w:right w:type="dxa" w:w="80"/>
            </w:tcMar>
            <w:vAlign w:val="top"/>
          </w:tcPr>
          <w:p>
            <w:pPr>
              <w:pStyle w:val="Dokumentinfos"/>
              <w:spacing w:before="0" w:after="0"/>
              <w:jc w:val="left"/>
            </w:pPr>
            <w:r>
              <w:rPr>
                <w:rtl w:val="0"/>
                <w:lang w:val="en-US"/>
              </w:rPr>
              <w:t>Project Manager</w:t>
            </w:r>
          </w:p>
        </w:tc>
        <w:tc>
          <w:tcPr>
            <w:tcW w:type="dxa" w:w="7030"/>
            <w:tcBorders>
              <w:top w:val="single" w:color="000000" w:sz="1" w:space="0" w:shadow="0" w:frame="0"/>
              <w:left w:val="single" w:color="000000" w:sz="1" w:space="0" w:shadow="0" w:frame="0"/>
              <w:bottom w:val="single" w:color="000000" w:sz="1" w:space="0" w:shadow="0" w:frame="0"/>
              <w:right w:val="single" w:color="000000" w:sz="1" w:space="0" w:shadow="0" w:frame="0"/>
            </w:tcBorders>
            <w:shd w:val="clear" w:color="auto" w:fill="ffffff"/>
            <w:tcMar>
              <w:top w:type="dxa" w:w="80"/>
              <w:left w:type="dxa" w:w="80"/>
              <w:bottom w:type="dxa" w:w="80"/>
              <w:right w:type="dxa" w:w="80"/>
            </w:tcMar>
            <w:vAlign w:val="top"/>
          </w:tcPr>
          <w:p>
            <w:pPr>
              <w:pStyle w:val="Dokumentinfos"/>
              <w:spacing w:before="0" w:after="0"/>
              <w:jc w:val="left"/>
            </w:pPr>
            <w:r>
              <w:rPr>
                <w:rtl w:val="0"/>
                <w:lang w:val="en-US"/>
              </w:rPr>
              <w:t>Sascha Bertleff</w:t>
            </w:r>
          </w:p>
        </w:tc>
      </w:tr>
      <w:tr>
        <w:tblPrEx>
          <w:shd w:val="clear" w:color="auto" w:fill="d0ddef"/>
        </w:tblPrEx>
        <w:trPr>
          <w:trHeight w:val="216" w:hRule="atLeast"/>
        </w:trPr>
        <w:tc>
          <w:tcPr>
            <w:tcW w:type="dxa" w:w="2035"/>
            <w:tcBorders>
              <w:top w:val="single" w:color="000000" w:sz="1" w:space="0" w:shadow="0" w:frame="0"/>
              <w:left w:val="single" w:color="000000" w:sz="1" w:space="0" w:shadow="0" w:frame="0"/>
              <w:bottom w:val="single" w:color="000000" w:sz="1" w:space="0" w:shadow="0" w:frame="0"/>
              <w:right w:val="single" w:color="000000" w:sz="1" w:space="0" w:shadow="0" w:frame="0"/>
            </w:tcBorders>
            <w:shd w:val="clear" w:color="auto" w:fill="c0c0c0"/>
            <w:tcMar>
              <w:top w:type="dxa" w:w="80"/>
              <w:left w:type="dxa" w:w="80"/>
              <w:bottom w:type="dxa" w:w="80"/>
              <w:right w:type="dxa" w:w="80"/>
            </w:tcMar>
            <w:vAlign w:val="top"/>
          </w:tcPr>
          <w:p>
            <w:pPr>
              <w:pStyle w:val="Dokumentinfos"/>
              <w:spacing w:before="0" w:after="0"/>
              <w:jc w:val="left"/>
            </w:pPr>
            <w:r>
              <w:rPr>
                <w:rtl w:val="0"/>
                <w:lang w:val="en-US"/>
              </w:rPr>
              <w:t>Document Owner</w:t>
            </w:r>
          </w:p>
        </w:tc>
        <w:tc>
          <w:tcPr>
            <w:tcW w:type="dxa" w:w="7030"/>
            <w:tcBorders>
              <w:top w:val="single" w:color="000000" w:sz="1" w:space="0" w:shadow="0" w:frame="0"/>
              <w:left w:val="single" w:color="000000" w:sz="1" w:space="0" w:shadow="0" w:frame="0"/>
              <w:bottom w:val="single" w:color="000000" w:sz="1" w:space="0" w:shadow="0" w:frame="0"/>
              <w:right w:val="single" w:color="000000" w:sz="1" w:space="0" w:shadow="0" w:frame="0"/>
            </w:tcBorders>
            <w:shd w:val="clear" w:color="auto" w:fill="ffffff"/>
            <w:tcMar>
              <w:top w:type="dxa" w:w="80"/>
              <w:left w:type="dxa" w:w="80"/>
              <w:bottom w:type="dxa" w:w="80"/>
              <w:right w:type="dxa" w:w="80"/>
            </w:tcMar>
            <w:vAlign w:val="top"/>
          </w:tcPr>
          <w:p>
            <w:pPr>
              <w:pStyle w:val="Dokumentinfos"/>
              <w:spacing w:before="0" w:after="0"/>
              <w:jc w:val="left"/>
            </w:pPr>
            <w:r>
              <w:rPr>
                <w:rtl w:val="0"/>
                <w:lang w:val="en-US"/>
              </w:rPr>
              <w:t>Group Ferstel, Schmidt, Bertleff</w:t>
            </w:r>
          </w:p>
        </w:tc>
      </w:tr>
      <w:tr>
        <w:tblPrEx>
          <w:shd w:val="clear" w:color="auto" w:fill="d0ddef"/>
        </w:tblPrEx>
        <w:trPr>
          <w:trHeight w:val="216" w:hRule="atLeast"/>
        </w:trPr>
        <w:tc>
          <w:tcPr>
            <w:tcW w:type="dxa" w:w="2035"/>
            <w:tcBorders>
              <w:top w:val="single" w:color="000000" w:sz="1" w:space="0" w:shadow="0" w:frame="0"/>
              <w:left w:val="single" w:color="000000" w:sz="1" w:space="0" w:shadow="0" w:frame="0"/>
              <w:bottom w:val="single" w:color="000000" w:sz="1" w:space="0" w:shadow="0" w:frame="0"/>
              <w:right w:val="single" w:color="000000" w:sz="1" w:space="0" w:shadow="0" w:frame="0"/>
            </w:tcBorders>
            <w:shd w:val="clear" w:color="auto" w:fill="c0c0c0"/>
            <w:tcMar>
              <w:top w:type="dxa" w:w="80"/>
              <w:left w:type="dxa" w:w="80"/>
              <w:bottom w:type="dxa" w:w="80"/>
              <w:right w:type="dxa" w:w="80"/>
            </w:tcMar>
            <w:vAlign w:val="top"/>
          </w:tcPr>
          <w:p>
            <w:pPr>
              <w:pStyle w:val="Dokumentinfos"/>
              <w:spacing w:before="0" w:after="0"/>
              <w:jc w:val="left"/>
            </w:pPr>
            <w:r>
              <w:rPr>
                <w:rtl w:val="0"/>
                <w:lang w:val="en-US"/>
              </w:rPr>
              <w:t>Created on</w:t>
            </w:r>
          </w:p>
        </w:tc>
        <w:tc>
          <w:tcPr>
            <w:tcW w:type="dxa" w:w="7030"/>
            <w:tcBorders>
              <w:top w:val="single" w:color="000000" w:sz="1" w:space="0" w:shadow="0" w:frame="0"/>
              <w:left w:val="single" w:color="000000" w:sz="1" w:space="0" w:shadow="0" w:frame="0"/>
              <w:bottom w:val="single" w:color="000000" w:sz="1" w:space="0" w:shadow="0" w:frame="0"/>
              <w:right w:val="single" w:color="000000" w:sz="1" w:space="0" w:shadow="0" w:frame="0"/>
            </w:tcBorders>
            <w:shd w:val="clear" w:color="auto" w:fill="ffffff"/>
            <w:tcMar>
              <w:top w:type="dxa" w:w="80"/>
              <w:left w:type="dxa" w:w="80"/>
              <w:bottom w:type="dxa" w:w="80"/>
              <w:right w:type="dxa" w:w="80"/>
            </w:tcMar>
            <w:vAlign w:val="top"/>
          </w:tcPr>
          <w:p>
            <w:pPr>
              <w:pStyle w:val="Dokumentinfos"/>
              <w:spacing w:before="0" w:after="0"/>
              <w:jc w:val="left"/>
            </w:pPr>
            <w:r>
              <w:rPr>
                <w:rtl w:val="0"/>
                <w:lang w:val="en-US"/>
              </w:rPr>
              <w:t>22.12.15</w:t>
            </w:r>
          </w:p>
        </w:tc>
      </w:tr>
      <w:tr>
        <w:tblPrEx>
          <w:shd w:val="clear" w:color="auto" w:fill="d0ddef"/>
        </w:tblPrEx>
        <w:trPr>
          <w:trHeight w:val="216" w:hRule="atLeast"/>
        </w:trPr>
        <w:tc>
          <w:tcPr>
            <w:tcW w:type="dxa" w:w="2035"/>
            <w:tcBorders>
              <w:top w:val="single" w:color="000000" w:sz="1" w:space="0" w:shadow="0" w:frame="0"/>
              <w:left w:val="single" w:color="000000" w:sz="1" w:space="0" w:shadow="0" w:frame="0"/>
              <w:bottom w:val="single" w:color="000000" w:sz="1" w:space="0" w:shadow="0" w:frame="0"/>
              <w:right w:val="single" w:color="000000" w:sz="1" w:space="0" w:shadow="0" w:frame="0"/>
            </w:tcBorders>
            <w:shd w:val="clear" w:color="auto" w:fill="c0c0c0"/>
            <w:tcMar>
              <w:top w:type="dxa" w:w="80"/>
              <w:left w:type="dxa" w:w="80"/>
              <w:bottom w:type="dxa" w:w="80"/>
              <w:right w:type="dxa" w:w="80"/>
            </w:tcMar>
            <w:vAlign w:val="top"/>
          </w:tcPr>
          <w:p>
            <w:pPr>
              <w:pStyle w:val="Dokumentinfos"/>
              <w:spacing w:before="0" w:after="0"/>
              <w:jc w:val="left"/>
            </w:pPr>
            <w:r>
              <w:rPr>
                <w:rtl w:val="0"/>
                <w:lang w:val="en-US"/>
              </w:rPr>
              <w:t>Last modified</w:t>
            </w:r>
          </w:p>
        </w:tc>
        <w:tc>
          <w:tcPr>
            <w:tcW w:type="dxa" w:w="7030"/>
            <w:tcBorders>
              <w:top w:val="single" w:color="000000" w:sz="1" w:space="0" w:shadow="0" w:frame="0"/>
              <w:left w:val="single" w:color="000000" w:sz="1" w:space="0" w:shadow="0" w:frame="0"/>
              <w:bottom w:val="single" w:color="000000" w:sz="1" w:space="0" w:shadow="0" w:frame="0"/>
              <w:right w:val="single" w:color="000000" w:sz="1" w:space="0" w:shadow="0" w:frame="0"/>
            </w:tcBorders>
            <w:shd w:val="clear" w:color="auto" w:fill="ffffff"/>
            <w:tcMar>
              <w:top w:type="dxa" w:w="80"/>
              <w:left w:type="dxa" w:w="80"/>
              <w:bottom w:type="dxa" w:w="80"/>
              <w:right w:type="dxa" w:w="80"/>
            </w:tcMar>
            <w:vAlign w:val="top"/>
          </w:tcPr>
          <w:p>
            <w:pPr>
              <w:pStyle w:val="Dokumentinfos"/>
              <w:spacing w:before="0" w:after="0"/>
              <w:jc w:val="left"/>
            </w:pPr>
            <w:r>
              <w:rPr>
                <w:rtl w:val="0"/>
              </w:rPr>
              <w:t>22 December 2015</w:t>
            </w:r>
            <w:r>
              <w:rPr>
                <w:rtl w:val="0"/>
                <w:lang w:val="en-US"/>
              </w:rPr>
              <w:t xml:space="preserve">, </w:t>
            </w:r>
            <w:r>
              <w:rPr>
                <w:rtl w:val="0"/>
              </w:rPr>
              <w:t>08:14:00</w:t>
            </w:r>
          </w:p>
        </w:tc>
      </w:tr>
      <w:tr>
        <w:tblPrEx>
          <w:shd w:val="clear" w:color="auto" w:fill="d0ddef"/>
        </w:tblPrEx>
        <w:trPr>
          <w:trHeight w:val="1216" w:hRule="atLeast"/>
        </w:trPr>
        <w:tc>
          <w:tcPr>
            <w:tcW w:type="dxa" w:w="2035"/>
            <w:tcBorders>
              <w:top w:val="single" w:color="000000" w:sz="1" w:space="0" w:shadow="0" w:frame="0"/>
              <w:left w:val="single" w:color="000000" w:sz="1" w:space="0" w:shadow="0" w:frame="0"/>
              <w:bottom w:val="single" w:color="000000" w:sz="1" w:space="0" w:shadow="0" w:frame="0"/>
              <w:right w:val="nil"/>
            </w:tcBorders>
            <w:shd w:val="clear" w:color="auto" w:fill="c0c0c0"/>
            <w:tcMar>
              <w:top w:type="dxa" w:w="80"/>
              <w:left w:type="dxa" w:w="80"/>
              <w:bottom w:type="dxa" w:w="80"/>
              <w:right w:type="dxa" w:w="80"/>
            </w:tcMar>
            <w:vAlign w:val="top"/>
          </w:tcPr>
          <w:p>
            <w:pPr>
              <w:pStyle w:val="Dokumentinfos"/>
              <w:spacing w:before="0" w:after="0"/>
              <w:jc w:val="left"/>
            </w:pPr>
            <w:r>
              <w:rPr>
                <w:rtl w:val="0"/>
                <w:lang w:val="en-US"/>
              </w:rPr>
              <w:t>State</w:t>
            </w:r>
          </w:p>
        </w:tc>
        <w:tc>
          <w:tcPr>
            <w:tcW w:type="dxa" w:w="7030"/>
            <w:tcBorders>
              <w:top w:val="single" w:color="000000" w:sz="1" w:space="0" w:shadow="0" w:frame="0"/>
              <w:left w:val="nil"/>
              <w:bottom w:val="nil"/>
              <w:right w:val="nil"/>
            </w:tcBorders>
            <w:shd w:val="clear" w:color="auto" w:fill="ffffff"/>
            <w:tcMar>
              <w:top w:type="dxa" w:w="80"/>
              <w:left w:type="dxa" w:w="80"/>
              <w:bottom w:type="dxa" w:w="80"/>
              <w:right w:type="dxa" w:w="80"/>
            </w:tcMar>
            <w:vAlign w:val="top"/>
          </w:tcPr>
          <w:p>
            <w:pPr>
              <w:pStyle w:val="Dokumentinfos"/>
              <w:spacing w:before="0" w:after="0"/>
              <w:jc w:val="left"/>
              <w:rPr>
                <w:lang w:val="en-US"/>
              </w:rPr>
            </w:pPr>
          </w:p>
          <w:p>
            <w:pPr>
              <w:pStyle w:val="Dokumentinfos"/>
              <w:spacing w:before="0" w:after="0"/>
              <w:jc w:val="left"/>
            </w:pPr>
            <w:r>
              <w:rPr>
                <w:rtl w:val="0"/>
                <w:lang w:val="en-US"/>
              </w:rPr>
              <w:t>X</w:t>
              <w:tab/>
              <w:t>in Work</w:t>
            </w:r>
          </w:p>
          <w:p>
            <w:pPr>
              <w:pStyle w:val="Dokumentinfos"/>
              <w:spacing w:before="0" w:after="0"/>
              <w:jc w:val="left"/>
            </w:pPr>
            <w:r>
              <w:rPr>
                <w:rtl w:val="0"/>
                <w:lang w:val="en-US"/>
              </w:rPr>
              <w:tab/>
              <w:t>vorgelegt</w:t>
            </w:r>
          </w:p>
          <w:p>
            <w:pPr>
              <w:pStyle w:val="Dokumentinfos"/>
              <w:spacing w:before="0" w:after="0"/>
              <w:jc w:val="left"/>
            </w:pPr>
            <w:r>
              <w:rPr>
                <w:rtl w:val="0"/>
                <w:lang w:val="en-US"/>
              </w:rPr>
              <w:tab/>
              <w:t>Released</w:t>
            </w:r>
            <w:r/>
          </w:p>
        </w:tc>
      </w:tr>
      <w:tr>
        <w:tblPrEx>
          <w:shd w:val="clear" w:color="auto" w:fill="d0ddef"/>
        </w:tblPrEx>
        <w:trPr>
          <w:trHeight w:val="265" w:hRule="atLeast"/>
        </w:trPr>
        <w:tc>
          <w:tcPr>
            <w:tcW w:type="dxa" w:w="2035"/>
            <w:tcBorders>
              <w:top w:val="single" w:color="000000" w:sz="1" w:space="0" w:shadow="0" w:frame="0"/>
              <w:left w:val="single" w:color="000000" w:sz="1" w:space="0" w:shadow="0" w:frame="0"/>
              <w:bottom w:val="single" w:color="000000" w:sz="1" w:space="0" w:shadow="0" w:frame="0"/>
              <w:right w:val="single" w:color="000000" w:sz="1" w:space="0" w:shadow="0" w:frame="0"/>
            </w:tcBorders>
            <w:shd w:val="clear" w:color="auto" w:fill="c0c0c0"/>
            <w:tcMar>
              <w:top w:type="dxa" w:w="80"/>
              <w:left w:type="dxa" w:w="80"/>
              <w:bottom w:type="dxa" w:w="80"/>
              <w:right w:type="dxa" w:w="80"/>
            </w:tcMar>
            <w:vAlign w:val="top"/>
          </w:tcPr>
          <w:p>
            <w:pPr>
              <w:pStyle w:val="Dokumentinfos"/>
              <w:spacing w:before="0" w:after="0"/>
              <w:jc w:val="left"/>
            </w:pPr>
            <w:r>
              <w:rPr>
                <w:rtl w:val="0"/>
                <w:lang w:val="en-US"/>
              </w:rPr>
              <w:t>Dokumentablage</w:t>
            </w:r>
          </w:p>
        </w:tc>
        <w:tc>
          <w:tcPr>
            <w:tcW w:type="dxa" w:w="7030"/>
            <w:tcBorders>
              <w:top w:val="nil"/>
              <w:left w:val="single" w:color="000000" w:sz="1" w:space="0" w:shadow="0" w:frame="0"/>
              <w:bottom w:val="single" w:color="000000" w:sz="1" w:space="0" w:shadow="0" w:frame="0"/>
              <w:right w:val="single" w:color="000000" w:sz="1" w:space="0" w:shadow="0" w:frame="0"/>
            </w:tcBorders>
            <w:shd w:val="clear" w:color="auto" w:fill="ffffff"/>
            <w:tcMar>
              <w:top w:type="dxa" w:w="80"/>
              <w:left w:type="dxa" w:w="80"/>
              <w:bottom w:type="dxa" w:w="80"/>
              <w:right w:type="dxa" w:w="80"/>
            </w:tcMar>
            <w:vAlign w:val="top"/>
          </w:tcPr>
          <w:p>
            <w:pPr>
              <w:pStyle w:val="Dokumentinfos"/>
              <w:spacing w:before="0" w:after="0"/>
              <w:jc w:val="left"/>
            </w:pPr>
            <w:r>
              <w:rPr>
                <w:rtl w:val="0"/>
                <w:lang w:val="en-US"/>
              </w:rPr>
              <w:t>Group Ferstl, Schmidt, Bertleff System Specifications</w:t>
            </w:r>
          </w:p>
        </w:tc>
      </w:tr>
    </w:tbl>
    <w:p>
      <w:pPr>
        <w:pStyle w:val="Normal.0"/>
      </w:pPr>
      <w:r>
        <w:rPr>
          <w:b w:val="1"/>
          <w:bCs w:val="1"/>
          <w:color w:val="aeaaaa"/>
          <w:sz w:val="44"/>
          <w:szCs w:val="44"/>
          <w:u w:val="single" w:color="aeaaaa"/>
          <w:rtl w:val="0"/>
          <w:lang w:val="en-US"/>
        </w:rPr>
        <w:t>Document History</w:t>
      </w:r>
    </w:p>
    <w:tbl>
      <w:tblPr>
        <w:tblW w:w="906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460"/>
        <w:gridCol w:w="1505"/>
        <w:gridCol w:w="1488"/>
        <w:gridCol w:w="1490"/>
        <w:gridCol w:w="1630"/>
        <w:gridCol w:w="1489"/>
      </w:tblGrid>
      <w:tr>
        <w:tblPrEx>
          <w:shd w:val="clear" w:color="auto" w:fill="d0ddef"/>
        </w:tblPrEx>
        <w:trPr>
          <w:trHeight w:val="282" w:hRule="atLeast"/>
        </w:trPr>
        <w:tc>
          <w:tcPr>
            <w:tcW w:type="dxa" w:w="1460"/>
            <w:tcBorders>
              <w:top w:val="single" w:color="5b9bd5" w:sz="4" w:space="0" w:shadow="0" w:frame="0"/>
              <w:left w:val="single" w:color="5b9bd5" w:sz="4" w:space="0" w:shadow="0" w:frame="0"/>
              <w:bottom w:val="single" w:color="9cc2e5" w:sz="4" w:space="0" w:shadow="0" w:frame="0"/>
              <w:right w:val="single" w:color="5b9bd5" w:sz="4" w:space="0" w:shadow="0" w:frame="0"/>
            </w:tcBorders>
            <w:shd w:val="clear" w:color="auto" w:fill="5b9bd5"/>
            <w:tcMar>
              <w:top w:type="dxa" w:w="80"/>
              <w:left w:type="dxa" w:w="80"/>
              <w:bottom w:type="dxa" w:w="80"/>
              <w:right w:type="dxa" w:w="80"/>
            </w:tcMar>
            <w:vAlign w:val="top"/>
          </w:tcPr>
          <w:p>
            <w:pPr>
              <w:pStyle w:val="Normal.0"/>
            </w:pPr>
            <w:r>
              <w:rPr>
                <w:b w:val="1"/>
                <w:bCs w:val="1"/>
                <w:rtl w:val="0"/>
                <w:lang w:val="en-US"/>
              </w:rPr>
              <w:t>Nr.</w:t>
            </w:r>
          </w:p>
        </w:tc>
        <w:tc>
          <w:tcPr>
            <w:tcW w:type="dxa" w:w="1505"/>
            <w:tcBorders>
              <w:top w:val="single" w:color="5b9bd5" w:sz="4" w:space="0" w:shadow="0" w:frame="0"/>
              <w:left w:val="single" w:color="5b9bd5" w:sz="4" w:space="0" w:shadow="0" w:frame="0"/>
              <w:bottom w:val="single" w:color="9cc2e5" w:sz="4" w:space="0" w:shadow="0" w:frame="0"/>
              <w:right w:val="single" w:color="5b9bd5" w:sz="4" w:space="0" w:shadow="0" w:frame="0"/>
            </w:tcBorders>
            <w:shd w:val="clear" w:color="auto" w:fill="5b9bd5"/>
            <w:tcMar>
              <w:top w:type="dxa" w:w="80"/>
              <w:left w:type="dxa" w:w="80"/>
              <w:bottom w:type="dxa" w:w="80"/>
              <w:right w:type="dxa" w:w="80"/>
            </w:tcMar>
            <w:vAlign w:val="top"/>
          </w:tcPr>
          <w:p>
            <w:pPr>
              <w:pStyle w:val="Normal.0"/>
            </w:pPr>
            <w:r>
              <w:rPr>
                <w:b w:val="1"/>
                <w:bCs w:val="1"/>
                <w:rtl w:val="0"/>
                <w:lang w:val="en-US"/>
              </w:rPr>
              <w:t>Date</w:t>
            </w:r>
          </w:p>
        </w:tc>
        <w:tc>
          <w:tcPr>
            <w:tcW w:type="dxa" w:w="1488"/>
            <w:tcBorders>
              <w:top w:val="single" w:color="5b9bd5" w:sz="4" w:space="0" w:shadow="0" w:frame="0"/>
              <w:left w:val="single" w:color="5b9bd5" w:sz="4" w:space="0" w:shadow="0" w:frame="0"/>
              <w:bottom w:val="single" w:color="9cc2e5" w:sz="4" w:space="0" w:shadow="0" w:frame="0"/>
              <w:right w:val="single" w:color="5b9bd5" w:sz="4" w:space="0" w:shadow="0" w:frame="0"/>
            </w:tcBorders>
            <w:shd w:val="clear" w:color="auto" w:fill="5b9bd5"/>
            <w:tcMar>
              <w:top w:type="dxa" w:w="80"/>
              <w:left w:type="dxa" w:w="80"/>
              <w:bottom w:type="dxa" w:w="80"/>
              <w:right w:type="dxa" w:w="80"/>
            </w:tcMar>
            <w:vAlign w:val="top"/>
          </w:tcPr>
          <w:p>
            <w:pPr>
              <w:pStyle w:val="Normal.0"/>
            </w:pPr>
            <w:r>
              <w:rPr>
                <w:b w:val="1"/>
                <w:bCs w:val="1"/>
                <w:rtl w:val="0"/>
                <w:lang w:val="en-US"/>
              </w:rPr>
              <w:t>Version</w:t>
            </w:r>
          </w:p>
        </w:tc>
        <w:tc>
          <w:tcPr>
            <w:tcW w:type="dxa" w:w="1490"/>
            <w:tcBorders>
              <w:top w:val="single" w:color="5b9bd5" w:sz="4" w:space="0" w:shadow="0" w:frame="0"/>
              <w:left w:val="single" w:color="5b9bd5" w:sz="4" w:space="0" w:shadow="0" w:frame="0"/>
              <w:bottom w:val="single" w:color="9cc2e5" w:sz="4" w:space="0" w:shadow="0" w:frame="0"/>
              <w:right w:val="single" w:color="5b9bd5" w:sz="4" w:space="0" w:shadow="0" w:frame="0"/>
            </w:tcBorders>
            <w:shd w:val="clear" w:color="auto" w:fill="5b9bd5"/>
            <w:tcMar>
              <w:top w:type="dxa" w:w="80"/>
              <w:left w:type="dxa" w:w="80"/>
              <w:bottom w:type="dxa" w:w="80"/>
              <w:right w:type="dxa" w:w="80"/>
            </w:tcMar>
            <w:vAlign w:val="top"/>
          </w:tcPr>
          <w:p>
            <w:pPr>
              <w:pStyle w:val="Normal.0"/>
            </w:pPr>
            <w:r>
              <w:rPr>
                <w:b w:val="1"/>
                <w:bCs w:val="1"/>
                <w:rtl w:val="0"/>
                <w:lang w:val="en-US"/>
              </w:rPr>
              <w:t>Chapter</w:t>
            </w:r>
          </w:p>
        </w:tc>
        <w:tc>
          <w:tcPr>
            <w:tcW w:type="dxa" w:w="1630"/>
            <w:tcBorders>
              <w:top w:val="single" w:color="5b9bd5" w:sz="4" w:space="0" w:shadow="0" w:frame="0"/>
              <w:left w:val="single" w:color="5b9bd5" w:sz="4" w:space="0" w:shadow="0" w:frame="0"/>
              <w:bottom w:val="single" w:color="9cc2e5" w:sz="4" w:space="0" w:shadow="0" w:frame="0"/>
              <w:right w:val="single" w:color="5b9bd5" w:sz="4" w:space="0" w:shadow="0" w:frame="0"/>
            </w:tcBorders>
            <w:shd w:val="clear" w:color="auto" w:fill="5b9bd5"/>
            <w:tcMar>
              <w:top w:type="dxa" w:w="80"/>
              <w:left w:type="dxa" w:w="80"/>
              <w:bottom w:type="dxa" w:w="80"/>
              <w:right w:type="dxa" w:w="80"/>
            </w:tcMar>
            <w:vAlign w:val="top"/>
          </w:tcPr>
          <w:p>
            <w:pPr>
              <w:pStyle w:val="Normal.0"/>
            </w:pPr>
            <w:r>
              <w:rPr>
                <w:b w:val="1"/>
                <w:bCs w:val="1"/>
                <w:rtl w:val="0"/>
                <w:lang w:val="en-US"/>
              </w:rPr>
              <w:t>Modification</w:t>
            </w:r>
          </w:p>
        </w:tc>
        <w:tc>
          <w:tcPr>
            <w:tcW w:type="dxa" w:w="1489"/>
            <w:tcBorders>
              <w:top w:val="single" w:color="5b9bd5" w:sz="4" w:space="0" w:shadow="0" w:frame="0"/>
              <w:left w:val="single" w:color="5b9bd5" w:sz="4" w:space="0" w:shadow="0" w:frame="0"/>
              <w:bottom w:val="single" w:color="9cc2e5" w:sz="4" w:space="0" w:shadow="0" w:frame="0"/>
              <w:right w:val="single" w:color="5b9bd5" w:sz="4" w:space="0" w:shadow="0" w:frame="0"/>
            </w:tcBorders>
            <w:shd w:val="clear" w:color="auto" w:fill="5b9bd5"/>
            <w:tcMar>
              <w:top w:type="dxa" w:w="80"/>
              <w:left w:type="dxa" w:w="80"/>
              <w:bottom w:type="dxa" w:w="80"/>
              <w:right w:type="dxa" w:w="80"/>
            </w:tcMar>
            <w:vAlign w:val="top"/>
          </w:tcPr>
          <w:p>
            <w:pPr>
              <w:pStyle w:val="Normal.0"/>
            </w:pPr>
            <w:r>
              <w:rPr>
                <w:b w:val="1"/>
                <w:bCs w:val="1"/>
                <w:rtl w:val="0"/>
                <w:lang w:val="en-US"/>
              </w:rPr>
              <w:t>Author</w:t>
            </w:r>
          </w:p>
        </w:tc>
      </w:tr>
      <w:tr>
        <w:tblPrEx>
          <w:shd w:val="clear" w:color="auto" w:fill="d0ddef"/>
        </w:tblPrEx>
        <w:trPr>
          <w:trHeight w:val="842" w:hRule="atLeast"/>
        </w:trPr>
        <w:tc>
          <w:tcPr>
            <w:tcW w:type="dxa" w:w="146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b w:val="1"/>
                <w:bCs w:val="1"/>
                <w:rtl w:val="0"/>
                <w:lang w:val="en-US"/>
              </w:rPr>
              <w:t>1</w:t>
            </w:r>
          </w:p>
        </w:tc>
        <w:tc>
          <w:tcPr>
            <w:tcW w:type="dxa" w:w="150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22.12.15</w:t>
            </w:r>
          </w:p>
        </w:tc>
        <w:tc>
          <w:tcPr>
            <w:tcW w:type="dxa" w:w="1488"/>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0.1</w:t>
            </w:r>
          </w:p>
        </w:tc>
        <w:tc>
          <w:tcPr>
            <w:tcW w:type="dxa" w:w="149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1</w:t>
            </w:r>
          </w:p>
        </w:tc>
        <w:tc>
          <w:tcPr>
            <w:tcW w:type="dxa" w:w="163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Creation of the Document</w:t>
            </w:r>
          </w:p>
        </w:tc>
        <w:tc>
          <w:tcPr>
            <w:tcW w:type="dxa" w:w="1489"/>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Sascha Bertleff</w:t>
            </w:r>
          </w:p>
        </w:tc>
      </w:tr>
      <w:tr>
        <w:tblPrEx>
          <w:shd w:val="clear" w:color="auto" w:fill="d0ddef"/>
        </w:tblPrEx>
        <w:trPr>
          <w:trHeight w:val="1122" w:hRule="atLeast"/>
        </w:trPr>
        <w:tc>
          <w:tcPr>
            <w:tcW w:type="dxa" w:w="146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b w:val="1"/>
                <w:bCs w:val="1"/>
                <w:rtl w:val="0"/>
                <w:lang w:val="en-US"/>
              </w:rPr>
              <w:t>2</w:t>
            </w:r>
          </w:p>
        </w:tc>
        <w:tc>
          <w:tcPr>
            <w:tcW w:type="dxa" w:w="150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19.01.16</w:t>
            </w:r>
          </w:p>
        </w:tc>
        <w:tc>
          <w:tcPr>
            <w:tcW w:type="dxa" w:w="1488"/>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0.2</w:t>
            </w:r>
          </w:p>
        </w:tc>
        <w:tc>
          <w:tcPr>
            <w:tcW w:type="dxa" w:w="149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1-3</w:t>
            </w:r>
          </w:p>
        </w:tc>
        <w:tc>
          <w:tcPr>
            <w:tcW w:type="dxa" w:w="163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Creation and modification of chapter 1 to 3</w:t>
            </w:r>
          </w:p>
        </w:tc>
        <w:tc>
          <w:tcPr>
            <w:tcW w:type="dxa" w:w="1489"/>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Sascha Bertleff</w:t>
            </w:r>
          </w:p>
        </w:tc>
      </w:tr>
      <w:tr>
        <w:tblPrEx>
          <w:shd w:val="clear" w:color="auto" w:fill="d0ddef"/>
        </w:tblPrEx>
        <w:trPr>
          <w:trHeight w:val="842" w:hRule="atLeast"/>
        </w:trPr>
        <w:tc>
          <w:tcPr>
            <w:tcW w:type="dxa" w:w="146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b w:val="1"/>
                <w:bCs w:val="1"/>
                <w:rtl w:val="0"/>
                <w:lang w:val="en-US"/>
              </w:rPr>
              <w:t>3</w:t>
            </w:r>
          </w:p>
        </w:tc>
        <w:tc>
          <w:tcPr>
            <w:tcW w:type="dxa" w:w="150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26.01.16</w:t>
            </w:r>
          </w:p>
        </w:tc>
        <w:tc>
          <w:tcPr>
            <w:tcW w:type="dxa" w:w="1488"/>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0.3</w:t>
            </w:r>
          </w:p>
        </w:tc>
        <w:tc>
          <w:tcPr>
            <w:tcW w:type="dxa" w:w="149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1,2,3,4</w:t>
            </w:r>
          </w:p>
        </w:tc>
        <w:tc>
          <w:tcPr>
            <w:tcW w:type="dxa" w:w="163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Extending of chapter 2,3 and 4</w:t>
            </w:r>
          </w:p>
        </w:tc>
        <w:tc>
          <w:tcPr>
            <w:tcW w:type="dxa" w:w="1489"/>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Sascha,</w:t>
            </w:r>
          </w:p>
          <w:p>
            <w:pPr>
              <w:pStyle w:val="Normal.0"/>
            </w:pPr>
            <w:r>
              <w:rPr>
                <w:rtl w:val="0"/>
                <w:lang w:val="en-US"/>
              </w:rPr>
              <w:t>Cedric,</w:t>
            </w:r>
          </w:p>
          <w:p>
            <w:pPr>
              <w:pStyle w:val="Normal.0"/>
            </w:pPr>
            <w:r>
              <w:rPr>
                <w:rtl w:val="0"/>
                <w:lang w:val="en-US"/>
              </w:rPr>
              <w:t>Oguz</w:t>
            </w:r>
          </w:p>
        </w:tc>
      </w:tr>
      <w:tr>
        <w:tblPrEx>
          <w:shd w:val="clear" w:color="auto" w:fill="d0ddef"/>
        </w:tblPrEx>
        <w:trPr>
          <w:trHeight w:val="842" w:hRule="atLeast"/>
        </w:trPr>
        <w:tc>
          <w:tcPr>
            <w:tcW w:type="dxa" w:w="146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b w:val="1"/>
                <w:bCs w:val="1"/>
                <w:rtl w:val="0"/>
                <w:lang w:val="en-US"/>
              </w:rPr>
              <w:t>4</w:t>
            </w:r>
          </w:p>
        </w:tc>
        <w:tc>
          <w:tcPr>
            <w:tcW w:type="dxa" w:w="150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02.02.16</w:t>
            </w:r>
          </w:p>
        </w:tc>
        <w:tc>
          <w:tcPr>
            <w:tcW w:type="dxa" w:w="1488"/>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0.4</w:t>
            </w:r>
          </w:p>
        </w:tc>
        <w:tc>
          <w:tcPr>
            <w:tcW w:type="dxa" w:w="149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1,2,3,4</w:t>
            </w:r>
          </w:p>
        </w:tc>
        <w:tc>
          <w:tcPr>
            <w:tcW w:type="dxa" w:w="163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Finished Chapter 1 to 4</w:t>
            </w:r>
          </w:p>
        </w:tc>
        <w:tc>
          <w:tcPr>
            <w:tcW w:type="dxa" w:w="1489"/>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Sascha,</w:t>
            </w:r>
          </w:p>
          <w:p>
            <w:pPr>
              <w:pStyle w:val="Normal.0"/>
            </w:pPr>
            <w:r>
              <w:rPr>
                <w:rtl w:val="0"/>
                <w:lang w:val="en-US"/>
              </w:rPr>
              <w:t>Cedric,</w:t>
            </w:r>
          </w:p>
          <w:p>
            <w:pPr>
              <w:pStyle w:val="Normal.0"/>
            </w:pPr>
            <w:r>
              <w:rPr>
                <w:rtl w:val="0"/>
                <w:lang w:val="en-US"/>
              </w:rPr>
              <w:t>Oguz</w:t>
            </w:r>
          </w:p>
        </w:tc>
      </w:tr>
      <w:tr>
        <w:tblPrEx>
          <w:shd w:val="clear" w:color="auto" w:fill="d0ddef"/>
        </w:tblPrEx>
        <w:trPr>
          <w:trHeight w:val="842" w:hRule="atLeast"/>
        </w:trPr>
        <w:tc>
          <w:tcPr>
            <w:tcW w:type="dxa" w:w="146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b w:val="1"/>
                <w:bCs w:val="1"/>
                <w:rtl w:val="0"/>
                <w:lang w:val="en-US"/>
              </w:rPr>
              <w:t>5</w:t>
            </w:r>
          </w:p>
        </w:tc>
        <w:tc>
          <w:tcPr>
            <w:tcW w:type="dxa" w:w="150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18.10.2016</w:t>
            </w:r>
          </w:p>
        </w:tc>
        <w:tc>
          <w:tcPr>
            <w:tcW w:type="dxa" w:w="1488"/>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0.4.1</w:t>
            </w:r>
          </w:p>
        </w:tc>
        <w:tc>
          <w:tcPr>
            <w:tcW w:type="dxa" w:w="149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2</w:t>
            </w:r>
          </w:p>
        </w:tc>
        <w:tc>
          <w:tcPr>
            <w:tcW w:type="dxa" w:w="163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Created GUI Section of Chapter 2</w:t>
            </w:r>
          </w:p>
        </w:tc>
        <w:tc>
          <w:tcPr>
            <w:tcW w:type="dxa" w:w="1489"/>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Cedric, Sascha</w:t>
            </w:r>
          </w:p>
        </w:tc>
      </w:tr>
      <w:tr>
        <w:tblPrEx>
          <w:shd w:val="clear" w:color="auto" w:fill="d0ddef"/>
        </w:tblPrEx>
        <w:trPr>
          <w:trHeight w:val="842" w:hRule="atLeast"/>
        </w:trPr>
        <w:tc>
          <w:tcPr>
            <w:tcW w:type="dxa" w:w="146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b w:val="1"/>
                <w:bCs w:val="1"/>
                <w:rtl w:val="0"/>
                <w:lang w:val="en-US"/>
              </w:rPr>
              <w:t>6</w:t>
            </w:r>
          </w:p>
        </w:tc>
        <w:tc>
          <w:tcPr>
            <w:tcW w:type="dxa" w:w="150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21.10.16</w:t>
            </w:r>
          </w:p>
        </w:tc>
        <w:tc>
          <w:tcPr>
            <w:tcW w:type="dxa" w:w="1488"/>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0.4.2</w:t>
            </w:r>
          </w:p>
        </w:tc>
        <w:tc>
          <w:tcPr>
            <w:tcW w:type="dxa" w:w="149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2</w:t>
            </w:r>
          </w:p>
        </w:tc>
        <w:tc>
          <w:tcPr>
            <w:tcW w:type="dxa" w:w="163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Edited GUI Section of Chapter 2</w:t>
            </w:r>
          </w:p>
        </w:tc>
        <w:tc>
          <w:tcPr>
            <w:tcW w:type="dxa" w:w="1489"/>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Sascha</w:t>
            </w:r>
          </w:p>
        </w:tc>
      </w:tr>
      <w:tr>
        <w:tblPrEx>
          <w:shd w:val="clear" w:color="auto" w:fill="d0ddef"/>
        </w:tblPrEx>
        <w:trPr>
          <w:trHeight w:val="1122" w:hRule="atLeast"/>
        </w:trPr>
        <w:tc>
          <w:tcPr>
            <w:tcW w:type="dxa" w:w="146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b w:val="1"/>
                <w:bCs w:val="1"/>
                <w:rtl w:val="0"/>
                <w:lang w:val="en-US"/>
              </w:rPr>
              <w:t>7</w:t>
            </w:r>
          </w:p>
        </w:tc>
        <w:tc>
          <w:tcPr>
            <w:tcW w:type="dxa" w:w="150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25.10.16</w:t>
            </w:r>
          </w:p>
        </w:tc>
        <w:tc>
          <w:tcPr>
            <w:tcW w:type="dxa" w:w="1488"/>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0.4.3</w:t>
            </w:r>
          </w:p>
        </w:tc>
        <w:tc>
          <w:tcPr>
            <w:tcW w:type="dxa" w:w="149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2</w:t>
            </w:r>
          </w:p>
        </w:tc>
        <w:tc>
          <w:tcPr>
            <w:tcW w:type="dxa" w:w="163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Edited GUI and OP Section of Chapter 2</w:t>
            </w:r>
          </w:p>
        </w:tc>
        <w:tc>
          <w:tcPr>
            <w:tcW w:type="dxa" w:w="1489"/>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Sascha, Cedric</w:t>
            </w:r>
          </w:p>
        </w:tc>
      </w:tr>
      <w:tr>
        <w:tblPrEx>
          <w:shd w:val="clear" w:color="auto" w:fill="d0ddef"/>
        </w:tblPrEx>
        <w:trPr>
          <w:trHeight w:val="1122" w:hRule="atLeast"/>
        </w:trPr>
        <w:tc>
          <w:tcPr>
            <w:tcW w:type="dxa" w:w="146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b w:val="1"/>
                <w:bCs w:val="1"/>
                <w:rtl w:val="0"/>
                <w:lang w:val="en-US"/>
              </w:rPr>
              <w:t>8</w:t>
            </w:r>
          </w:p>
        </w:tc>
        <w:tc>
          <w:tcPr>
            <w:tcW w:type="dxa" w:w="150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28.10.16</w:t>
            </w:r>
          </w:p>
        </w:tc>
        <w:tc>
          <w:tcPr>
            <w:tcW w:type="dxa" w:w="1488"/>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0.5</w:t>
            </w:r>
          </w:p>
        </w:tc>
        <w:tc>
          <w:tcPr>
            <w:tcW w:type="dxa" w:w="149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6</w:t>
            </w:r>
          </w:p>
        </w:tc>
        <w:tc>
          <w:tcPr>
            <w:tcW w:type="dxa" w:w="163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Created and edited Acceptance Criteria</w:t>
            </w:r>
          </w:p>
        </w:tc>
        <w:tc>
          <w:tcPr>
            <w:tcW w:type="dxa" w:w="1489"/>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Cedric,</w:t>
            </w:r>
          </w:p>
          <w:p>
            <w:pPr>
              <w:pStyle w:val="Normal.0"/>
            </w:pPr>
            <w:r>
              <w:rPr>
                <w:rtl w:val="0"/>
                <w:lang w:val="en-US"/>
              </w:rPr>
              <w:t>Sascha</w:t>
            </w:r>
          </w:p>
        </w:tc>
      </w:tr>
      <w:tr>
        <w:tblPrEx>
          <w:shd w:val="clear" w:color="auto" w:fill="d0ddef"/>
        </w:tblPrEx>
        <w:trPr>
          <w:trHeight w:val="1122" w:hRule="atLeast"/>
        </w:trPr>
        <w:tc>
          <w:tcPr>
            <w:tcW w:type="dxa" w:w="146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b w:val="1"/>
                <w:bCs w:val="1"/>
                <w:rtl w:val="0"/>
                <w:lang w:val="en-US"/>
              </w:rPr>
              <w:t>9</w:t>
            </w:r>
          </w:p>
        </w:tc>
        <w:tc>
          <w:tcPr>
            <w:tcW w:type="dxa" w:w="150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29.11.16</w:t>
            </w:r>
          </w:p>
        </w:tc>
        <w:tc>
          <w:tcPr>
            <w:tcW w:type="dxa" w:w="1488"/>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0.5.1</w:t>
            </w:r>
          </w:p>
        </w:tc>
        <w:tc>
          <w:tcPr>
            <w:tcW w:type="dxa" w:w="149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6</w:t>
            </w:r>
          </w:p>
        </w:tc>
        <w:tc>
          <w:tcPr>
            <w:tcW w:type="dxa" w:w="163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Created and edited Acceptance Criteria</w:t>
            </w:r>
          </w:p>
        </w:tc>
        <w:tc>
          <w:tcPr>
            <w:tcW w:type="dxa" w:w="1489"/>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Sascha</w:t>
            </w:r>
          </w:p>
        </w:tc>
      </w:tr>
      <w:tr>
        <w:tblPrEx>
          <w:shd w:val="clear" w:color="auto" w:fill="d0ddef"/>
        </w:tblPrEx>
        <w:trPr>
          <w:trHeight w:val="842" w:hRule="atLeast"/>
        </w:trPr>
        <w:tc>
          <w:tcPr>
            <w:tcW w:type="dxa" w:w="146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b w:val="1"/>
                <w:bCs w:val="1"/>
                <w:rtl w:val="0"/>
                <w:lang w:val="en-US"/>
              </w:rPr>
              <w:t>10</w:t>
            </w:r>
          </w:p>
        </w:tc>
        <w:tc>
          <w:tcPr>
            <w:tcW w:type="dxa" w:w="150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06.12.16</w:t>
            </w:r>
          </w:p>
        </w:tc>
        <w:tc>
          <w:tcPr>
            <w:tcW w:type="dxa" w:w="1488"/>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0.5.1</w:t>
            </w:r>
          </w:p>
        </w:tc>
        <w:tc>
          <w:tcPr>
            <w:tcW w:type="dxa" w:w="149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6</w:t>
            </w:r>
          </w:p>
        </w:tc>
        <w:tc>
          <w:tcPr>
            <w:tcW w:type="dxa" w:w="163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Edited Acceptance Criteria</w:t>
            </w:r>
          </w:p>
        </w:tc>
        <w:tc>
          <w:tcPr>
            <w:tcW w:type="dxa" w:w="1489"/>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Cedric, Sascha</w:t>
            </w:r>
          </w:p>
        </w:tc>
      </w:tr>
      <w:tr>
        <w:tblPrEx>
          <w:shd w:val="clear" w:color="auto" w:fill="d0ddef"/>
        </w:tblPrEx>
        <w:trPr>
          <w:trHeight w:val="842" w:hRule="atLeast"/>
        </w:trPr>
        <w:tc>
          <w:tcPr>
            <w:tcW w:type="dxa" w:w="146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b w:val="1"/>
                <w:bCs w:val="1"/>
                <w:rtl w:val="0"/>
                <w:lang w:val="en-US"/>
              </w:rPr>
              <w:t>11</w:t>
            </w:r>
          </w:p>
        </w:tc>
        <w:tc>
          <w:tcPr>
            <w:tcW w:type="dxa" w:w="150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13.01.17</w:t>
            </w:r>
          </w:p>
        </w:tc>
        <w:tc>
          <w:tcPr>
            <w:tcW w:type="dxa" w:w="1488"/>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0.5.2</w:t>
            </w:r>
          </w:p>
        </w:tc>
        <w:tc>
          <w:tcPr>
            <w:tcW w:type="dxa" w:w="149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6</w:t>
            </w:r>
          </w:p>
        </w:tc>
        <w:tc>
          <w:tcPr>
            <w:tcW w:type="dxa" w:w="163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Edited Acceptance Criteria</w:t>
            </w:r>
          </w:p>
        </w:tc>
        <w:tc>
          <w:tcPr>
            <w:tcW w:type="dxa" w:w="1489"/>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Sascha, Steffi</w:t>
            </w:r>
          </w:p>
        </w:tc>
      </w:tr>
      <w:tr>
        <w:tblPrEx>
          <w:shd w:val="clear" w:color="auto" w:fill="d0ddef"/>
        </w:tblPrEx>
        <w:trPr>
          <w:trHeight w:val="842" w:hRule="atLeast"/>
        </w:trPr>
        <w:tc>
          <w:tcPr>
            <w:tcW w:type="dxa" w:w="146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b w:val="1"/>
                <w:bCs w:val="1"/>
                <w:rtl w:val="0"/>
                <w:lang w:val="en-US"/>
              </w:rPr>
              <w:t>12</w:t>
            </w:r>
          </w:p>
        </w:tc>
        <w:tc>
          <w:tcPr>
            <w:tcW w:type="dxa" w:w="150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17.01.17</w:t>
            </w:r>
          </w:p>
        </w:tc>
        <w:tc>
          <w:tcPr>
            <w:tcW w:type="dxa" w:w="1488"/>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0.6</w:t>
            </w:r>
          </w:p>
        </w:tc>
        <w:tc>
          <w:tcPr>
            <w:tcW w:type="dxa" w:w="149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2,6</w:t>
            </w:r>
          </w:p>
        </w:tc>
        <w:tc>
          <w:tcPr>
            <w:tcW w:type="dxa" w:w="163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Added some Use Case Descriptions</w:t>
            </w:r>
          </w:p>
        </w:tc>
        <w:tc>
          <w:tcPr>
            <w:tcW w:type="dxa" w:w="1489"/>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rmal.0"/>
            </w:pPr>
            <w:r>
              <w:rPr>
                <w:rtl w:val="0"/>
                <w:lang w:val="en-US"/>
              </w:rPr>
              <w:t>Sascha</w:t>
            </w:r>
          </w:p>
        </w:tc>
      </w:tr>
      <w:tr>
        <w:tblPrEx>
          <w:shd w:val="clear" w:color="auto" w:fill="d0ddef"/>
        </w:tblPrEx>
        <w:trPr>
          <w:trHeight w:val="842" w:hRule="atLeast"/>
        </w:trPr>
        <w:tc>
          <w:tcPr>
            <w:tcW w:type="dxa" w:w="146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b w:val="1"/>
                <w:bCs w:val="1"/>
                <w:rtl w:val="0"/>
                <w:lang w:val="en-US"/>
              </w:rPr>
              <w:t>13</w:t>
            </w:r>
          </w:p>
        </w:tc>
        <w:tc>
          <w:tcPr>
            <w:tcW w:type="dxa" w:w="150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22.01.17</w:t>
            </w:r>
          </w:p>
        </w:tc>
        <w:tc>
          <w:tcPr>
            <w:tcW w:type="dxa" w:w="1488"/>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0.6.1</w:t>
            </w:r>
          </w:p>
        </w:tc>
        <w:tc>
          <w:tcPr>
            <w:tcW w:type="dxa" w:w="149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2</w:t>
            </w:r>
          </w:p>
        </w:tc>
        <w:tc>
          <w:tcPr>
            <w:tcW w:type="dxa" w:w="1630"/>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Added new Use Case Descriptions</w:t>
            </w:r>
          </w:p>
        </w:tc>
        <w:tc>
          <w:tcPr>
            <w:tcW w:type="dxa" w:w="1489"/>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rmal.0"/>
            </w:pPr>
            <w:r>
              <w:rPr>
                <w:rtl w:val="0"/>
                <w:lang w:val="en-US"/>
              </w:rPr>
              <w:t>Sascha</w:t>
            </w:r>
          </w:p>
        </w:tc>
      </w:tr>
    </w:tbl>
    <w:p>
      <w:pPr>
        <w:pStyle w:val="Normal.0"/>
        <w:widowControl w:val="0"/>
      </w:pPr>
    </w:p>
    <w:p>
      <w:pPr>
        <w:pStyle w:val="Normal.0"/>
      </w:pPr>
    </w:p>
    <w:p>
      <w:pPr>
        <w:pStyle w:val="Normal.0"/>
        <w:spacing w:after="160" w:line="259" w:lineRule="auto"/>
        <w:jc w:val="left"/>
      </w:pPr>
      <w:r>
        <w:rPr>
          <w:rFonts w:ascii="Arial Unicode MS" w:cs="Arial Unicode MS" w:hAnsi="Arial Unicode MS" w:eastAsia="Arial Unicode MS"/>
          <w:b w:val="0"/>
          <w:bCs w:val="0"/>
          <w:i w:val="0"/>
          <w:iCs w:val="0"/>
          <w:lang w:val="en-US"/>
        </w:rPr>
        <w:br w:type="page"/>
      </w:r>
    </w:p>
    <w:p>
      <w:pPr>
        <w:pStyle w:val="TOC Heading"/>
      </w:pPr>
      <w:r>
        <w:rPr>
          <w:rtl w:val="0"/>
        </w:rPr>
        <w:t>Inhaltsverzeichnis</w:t>
      </w:r>
    </w:p>
    <w:p>
      <w:pPr>
        <w:pStyle w:val="Normal.0"/>
      </w:pPr>
      <w:r>
        <w:rPr/>
        <w:fldChar w:fldCharType="begin" w:fldLock="0"/>
      </w:r>
      <w:r>
        <w:instrText xml:space="preserve"> TOC \t "heading 1, 1,heading 2, 2,heading 3, 3"</w:instrText>
      </w:r>
      <w:r>
        <w:rPr/>
        <w:fldChar w:fldCharType="separate" w:fldLock="0"/>
      </w:r>
    </w:p>
    <w:p>
      <w:pPr>
        <w:pStyle w:val="TOC 1"/>
      </w:pPr>
      <w:r>
        <w:rPr>
          <w:rFonts w:cs="Arial Unicode MS" w:eastAsia="Arial Unicode MS"/>
          <w:rtl w:val="0"/>
        </w:rPr>
        <w:t>1. Initial Situation and Goal</w:t>
        <w:tab/>
      </w:r>
      <w:r>
        <w:rPr/>
        <w:fldChar w:fldCharType="begin" w:fldLock="0"/>
      </w:r>
      <w:r>
        <w:instrText xml:space="preserve"> PAGEREF _Toc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1.1 Initial Situation</w:t>
        <w:tab/>
      </w:r>
      <w:r>
        <w:rPr/>
        <w:fldChar w:fldCharType="begin" w:fldLock="0"/>
      </w:r>
      <w:r>
        <w:instrText xml:space="preserve"> PAGEREF _Toc1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1.1.1 Application Domain</w:t>
        <w:tab/>
      </w:r>
      <w:r>
        <w:rPr/>
        <w:fldChar w:fldCharType="begin" w:fldLock="0"/>
      </w:r>
      <w:r>
        <w:instrText xml:space="preserve"> PAGEREF _Toc2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1.1.2 Glossary</w:t>
        <w:tab/>
      </w:r>
      <w:r>
        <w:rPr/>
        <w:fldChar w:fldCharType="begin" w:fldLock="0"/>
      </w:r>
      <w:r>
        <w:instrText xml:space="preserve"> PAGEREF _Toc3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1.2 Goal Definition</w:t>
        <w:tab/>
      </w:r>
      <w:r>
        <w:rPr/>
        <w:fldChar w:fldCharType="begin" w:fldLock="0"/>
      </w:r>
      <w:r>
        <w:instrText xml:space="preserve"> PAGEREF _Toc4 \h </w:instrText>
      </w:r>
      <w:r>
        <w:rPr/>
        <w:fldChar w:fldCharType="separate" w:fldLock="0"/>
      </w:r>
      <w:r>
        <w:rPr>
          <w:rFonts w:cs="Arial Unicode MS" w:eastAsia="Arial Unicode MS"/>
          <w:rtl w:val="0"/>
        </w:rPr>
        <w:t>6</w:t>
      </w:r>
      <w:r>
        <w:rPr/>
        <w:fldChar w:fldCharType="end" w:fldLock="0"/>
      </w:r>
    </w:p>
    <w:p>
      <w:pPr>
        <w:pStyle w:val="TOC 1"/>
      </w:pPr>
      <w:r>
        <w:rPr>
          <w:rFonts w:cs="Arial Unicode MS" w:eastAsia="Arial Unicode MS"/>
          <w:rtl w:val="0"/>
        </w:rPr>
        <w:t>2. Functional Requirements</w:t>
        <w:tab/>
      </w:r>
      <w:r>
        <w:rPr/>
        <w:fldChar w:fldCharType="begin" w:fldLock="0"/>
      </w:r>
      <w:r>
        <w:instrText xml:space="preserve"> PAGEREF _Toc5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2.1 Use Case Diagrams</w:t>
        <w:tab/>
      </w:r>
      <w:r>
        <w:rPr/>
        <w:fldChar w:fldCharType="begin" w:fldLock="0"/>
      </w:r>
      <w:r>
        <w:instrText xml:space="preserve"> PAGEREF _Toc6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2.2 Explanation of the Use Cases</w:t>
        <w:tab/>
      </w:r>
      <w:r>
        <w:rPr/>
        <w:fldChar w:fldCharType="begin" w:fldLock="0"/>
      </w:r>
      <w:r>
        <w:instrText xml:space="preserve"> PAGEREF _Toc7 \h </w:instrText>
      </w:r>
      <w:r>
        <w:rPr/>
        <w:fldChar w:fldCharType="separate" w:fldLock="0"/>
      </w:r>
      <w:r>
        <w:rPr>
          <w:rFonts w:cs="Arial Unicode MS" w:eastAsia="Arial Unicode MS"/>
          <w:rtl w:val="0"/>
        </w:rPr>
        <w:t>7</w:t>
      </w:r>
      <w:r>
        <w:rPr/>
        <w:fldChar w:fldCharType="end" w:fldLock="0"/>
      </w:r>
    </w:p>
    <w:p>
      <w:pPr>
        <w:pStyle w:val="TOC 3"/>
        <w:numPr>
          <w:ilvl w:val="0"/>
          <w:numId w:val="1"/>
        </w:numPr>
      </w:pPr>
      <w:r>
        <w:rPr>
          <w:rFonts w:cs="Arial Unicode MS" w:eastAsia="Arial Unicode MS"/>
          <w:rtl w:val="0"/>
        </w:rPr>
        <w:t>Use Case: Play ID: 1.0</w:t>
        <w:tab/>
      </w:r>
      <w:r>
        <w:rPr/>
        <w:fldChar w:fldCharType="begin" w:fldLock="0"/>
      </w:r>
      <w:r>
        <w:instrText xml:space="preserve"> PAGEREF _Toc8 \h </w:instrText>
      </w:r>
      <w:r>
        <w:rPr/>
        <w:fldChar w:fldCharType="separate" w:fldLock="0"/>
      </w:r>
      <w:r>
        <w:rPr>
          <w:rFonts w:cs="Arial Unicode MS" w:eastAsia="Arial Unicode MS"/>
          <w:rtl w:val="0"/>
        </w:rPr>
        <w:t>7</w:t>
      </w:r>
      <w:r>
        <w:rPr/>
        <w:fldChar w:fldCharType="end" w:fldLock="0"/>
      </w:r>
    </w:p>
    <w:p>
      <w:pPr>
        <w:pStyle w:val="TOC 3"/>
        <w:numPr>
          <w:ilvl w:val="0"/>
          <w:numId w:val="1"/>
        </w:numPr>
      </w:pPr>
      <w:r>
        <w:rPr>
          <w:rFonts w:cs="Arial Unicode MS" w:eastAsia="Arial Unicode MS"/>
          <w:rtl w:val="0"/>
        </w:rPr>
        <w:t>Use Case: Configure ID: 1.1</w:t>
        <w:tab/>
      </w:r>
      <w:r>
        <w:rPr/>
        <w:fldChar w:fldCharType="begin" w:fldLock="0"/>
      </w:r>
      <w:r>
        <w:instrText xml:space="preserve"> PAGEREF _Toc9 \h </w:instrText>
      </w:r>
      <w:r>
        <w:rPr/>
        <w:fldChar w:fldCharType="separate" w:fldLock="0"/>
      </w:r>
      <w:r>
        <w:rPr>
          <w:rFonts w:cs="Arial Unicode MS" w:eastAsia="Arial Unicode MS"/>
          <w:rtl w:val="0"/>
        </w:rPr>
        <w:t>7</w:t>
      </w:r>
      <w:r>
        <w:rPr/>
        <w:fldChar w:fldCharType="end" w:fldLock="0"/>
      </w:r>
    </w:p>
    <w:p>
      <w:pPr>
        <w:pStyle w:val="TOC 3"/>
        <w:numPr>
          <w:ilvl w:val="0"/>
          <w:numId w:val="1"/>
        </w:numPr>
      </w:pPr>
      <w:r>
        <w:rPr>
          <w:rFonts w:cs="Arial Unicode MS" w:eastAsia="Arial Unicode MS"/>
          <w:rtl w:val="0"/>
        </w:rPr>
        <w:t>Use Case: Fight ID: 1.2</w:t>
        <w:tab/>
      </w:r>
      <w:r>
        <w:rPr/>
        <w:fldChar w:fldCharType="begin" w:fldLock="0"/>
      </w:r>
      <w:r>
        <w:instrText xml:space="preserve"> PAGEREF _Toc10 \h </w:instrText>
      </w:r>
      <w:r>
        <w:rPr/>
        <w:fldChar w:fldCharType="separate" w:fldLock="0"/>
      </w:r>
      <w:r>
        <w:rPr>
          <w:rFonts w:cs="Arial Unicode MS" w:eastAsia="Arial Unicode MS"/>
          <w:rtl w:val="0"/>
        </w:rPr>
        <w:t>7</w:t>
      </w:r>
      <w:r>
        <w:rPr/>
        <w:fldChar w:fldCharType="end" w:fldLock="0"/>
      </w:r>
    </w:p>
    <w:p>
      <w:pPr>
        <w:pStyle w:val="TOC 3"/>
        <w:numPr>
          <w:ilvl w:val="0"/>
          <w:numId w:val="1"/>
        </w:numPr>
      </w:pPr>
      <w:r>
        <w:rPr>
          <w:rFonts w:cs="Arial Unicode MS" w:eastAsia="Arial Unicode MS"/>
          <w:rtl w:val="0"/>
        </w:rPr>
        <w:t>Use Case: Do Quests ID: 1.3</w:t>
        <w:tab/>
      </w:r>
      <w:r>
        <w:rPr/>
        <w:fldChar w:fldCharType="begin" w:fldLock="0"/>
      </w:r>
      <w:r>
        <w:instrText xml:space="preserve"> PAGEREF _Toc11 \h </w:instrText>
      </w:r>
      <w:r>
        <w:rPr/>
        <w:fldChar w:fldCharType="separate" w:fldLock="0"/>
      </w:r>
      <w:r>
        <w:rPr>
          <w:rFonts w:cs="Arial Unicode MS" w:eastAsia="Arial Unicode MS"/>
          <w:rtl w:val="0"/>
        </w:rPr>
        <w:t>7</w:t>
      </w:r>
      <w:r>
        <w:rPr/>
        <w:fldChar w:fldCharType="end" w:fldLock="0"/>
      </w:r>
    </w:p>
    <w:p>
      <w:pPr>
        <w:pStyle w:val="TOC 3"/>
        <w:numPr>
          <w:ilvl w:val="0"/>
          <w:numId w:val="1"/>
        </w:numPr>
      </w:pPr>
      <w:r>
        <w:rPr>
          <w:rFonts w:cs="Arial Unicode MS" w:eastAsia="Arial Unicode MS"/>
          <w:rtl w:val="0"/>
        </w:rPr>
        <w:t>Use Case: Exploring ID: 1.4</w:t>
        <w:tab/>
      </w:r>
      <w:r>
        <w:rPr/>
        <w:fldChar w:fldCharType="begin" w:fldLock="0"/>
      </w:r>
      <w:r>
        <w:instrText xml:space="preserve"> PAGEREF _Toc12 \h </w:instrText>
      </w:r>
      <w:r>
        <w:rPr/>
        <w:fldChar w:fldCharType="separate" w:fldLock="0"/>
      </w:r>
      <w:r>
        <w:rPr>
          <w:rFonts w:cs="Arial Unicode MS" w:eastAsia="Arial Unicode MS"/>
          <w:rtl w:val="0"/>
        </w:rPr>
        <w:t>7</w:t>
      </w:r>
      <w:r>
        <w:rPr/>
        <w:fldChar w:fldCharType="end" w:fldLock="0"/>
      </w:r>
    </w:p>
    <w:p>
      <w:pPr>
        <w:pStyle w:val="TOC 3"/>
        <w:numPr>
          <w:ilvl w:val="0"/>
          <w:numId w:val="1"/>
        </w:numPr>
      </w:pPr>
      <w:r>
        <w:rPr>
          <w:rFonts w:cs="Arial Unicode MS" w:eastAsia="Arial Unicode MS"/>
          <w:rtl w:val="0"/>
        </w:rPr>
        <w:t>Use Case: Chat ID: 1.5</w:t>
        <w:tab/>
      </w:r>
      <w:r>
        <w:rPr/>
        <w:fldChar w:fldCharType="begin" w:fldLock="0"/>
      </w:r>
      <w:r>
        <w:instrText xml:space="preserve"> PAGEREF _Toc13 \h </w:instrText>
      </w:r>
      <w:r>
        <w:rPr/>
        <w:fldChar w:fldCharType="separate" w:fldLock="0"/>
      </w:r>
      <w:r>
        <w:rPr>
          <w:rFonts w:cs="Arial Unicode MS" w:eastAsia="Arial Unicode MS"/>
          <w:rtl w:val="0"/>
        </w:rPr>
        <w:t>7</w:t>
      </w:r>
      <w:r>
        <w:rPr/>
        <w:fldChar w:fldCharType="end" w:fldLock="0"/>
      </w:r>
    </w:p>
    <w:p>
      <w:pPr>
        <w:pStyle w:val="TOC 3"/>
        <w:numPr>
          <w:ilvl w:val="0"/>
          <w:numId w:val="1"/>
        </w:numPr>
      </w:pPr>
      <w:r>
        <w:rPr>
          <w:rFonts w:cs="Arial Unicode MS" w:eastAsia="Arial Unicode MS"/>
          <w:rtl w:val="0"/>
        </w:rPr>
        <w:t>Use Case: Get Quests ID: 1.6</w:t>
        <w:tab/>
      </w:r>
      <w:r>
        <w:rPr/>
        <w:fldChar w:fldCharType="begin" w:fldLock="0"/>
      </w:r>
      <w:r>
        <w:instrText xml:space="preserve"> PAGEREF _Toc14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2.2.2 GUI of the Game</w:t>
        <w:tab/>
      </w:r>
      <w:r>
        <w:rPr/>
        <w:fldChar w:fldCharType="begin" w:fldLock="0"/>
      </w:r>
      <w:r>
        <w:instrText xml:space="preserve"> PAGEREF _Toc15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rPr>
        <w:t>2.3 Open Points</w:t>
        <w:tab/>
      </w:r>
      <w:r>
        <w:rPr/>
        <w:fldChar w:fldCharType="begin" w:fldLock="0"/>
      </w:r>
      <w:r>
        <w:instrText xml:space="preserve"> PAGEREF _Toc16 \h </w:instrText>
      </w:r>
      <w:r>
        <w:rPr/>
        <w:fldChar w:fldCharType="separate" w:fldLock="0"/>
      </w:r>
      <w:r>
        <w:rPr>
          <w:rFonts w:cs="Arial Unicode MS" w:eastAsia="Arial Unicode MS"/>
          <w:rtl w:val="0"/>
        </w:rPr>
        <w:t>11</w:t>
      </w:r>
      <w:r>
        <w:rPr/>
        <w:fldChar w:fldCharType="end" w:fldLock="0"/>
      </w:r>
    </w:p>
    <w:p>
      <w:pPr>
        <w:pStyle w:val="TOC 1"/>
      </w:pPr>
      <w:r>
        <w:rPr>
          <w:rFonts w:cs="Arial Unicode MS" w:eastAsia="Arial Unicode MS"/>
          <w:rtl w:val="0"/>
        </w:rPr>
        <w:t>3. Non-functional Requirements</w:t>
        <w:tab/>
      </w:r>
      <w:r>
        <w:rPr/>
        <w:fldChar w:fldCharType="begin" w:fldLock="0"/>
      </w:r>
      <w:r>
        <w:instrText xml:space="preserve"> PAGEREF _Toc17 \h </w:instrText>
      </w:r>
      <w:r>
        <w:rPr/>
        <w:fldChar w:fldCharType="separate" w:fldLock="0"/>
      </w:r>
      <w:r>
        <w:rPr>
          <w:rFonts w:cs="Arial Unicode MS" w:eastAsia="Arial Unicode MS"/>
          <w:rtl w:val="0"/>
        </w:rPr>
        <w:t>11</w:t>
      </w:r>
      <w:r>
        <w:rPr/>
        <w:fldChar w:fldCharType="end" w:fldLock="0"/>
      </w:r>
    </w:p>
    <w:p>
      <w:pPr>
        <w:pStyle w:val="TOC 1"/>
      </w:pPr>
      <w:r>
        <w:rPr>
          <w:rFonts w:cs="Arial Unicode MS" w:eastAsia="Arial Unicode MS"/>
          <w:rtl w:val="0"/>
        </w:rPr>
        <w:t>4. Quantity Structure</w:t>
        <w:tab/>
      </w:r>
      <w:r>
        <w:rPr/>
        <w:fldChar w:fldCharType="begin" w:fldLock="0"/>
      </w:r>
      <w:r>
        <w:instrText xml:space="preserve"> PAGEREF _Toc18 \h </w:instrText>
      </w:r>
      <w:r>
        <w:rPr/>
        <w:fldChar w:fldCharType="separate" w:fldLock="0"/>
      </w:r>
      <w:r>
        <w:rPr>
          <w:rFonts w:cs="Arial Unicode MS" w:eastAsia="Arial Unicode MS"/>
          <w:rtl w:val="0"/>
        </w:rPr>
        <w:t>11</w:t>
      </w:r>
      <w:r>
        <w:rPr/>
        <w:fldChar w:fldCharType="end" w:fldLock="0"/>
      </w:r>
    </w:p>
    <w:p>
      <w:pPr>
        <w:pStyle w:val="TOC 1"/>
      </w:pPr>
      <w:r>
        <w:rPr>
          <w:rFonts w:cs="Arial Unicode MS" w:eastAsia="Arial Unicode MS"/>
          <w:rtl w:val="0"/>
        </w:rPr>
        <w:t>5.</w:t>
        <w:tab/>
        <w:t>System Architecture and Interfaces</w:t>
        <w:tab/>
      </w:r>
      <w:r>
        <w:rPr/>
        <w:fldChar w:fldCharType="begin" w:fldLock="0"/>
      </w:r>
      <w:r>
        <w:instrText xml:space="preserve"> PAGEREF _Toc19 \h </w:instrText>
      </w:r>
      <w:r>
        <w:rPr/>
        <w:fldChar w:fldCharType="separate" w:fldLock="0"/>
      </w:r>
      <w:r>
        <w:rPr>
          <w:rFonts w:cs="Arial Unicode MS" w:eastAsia="Arial Unicode MS"/>
          <w:rtl w:val="0"/>
        </w:rPr>
        <w:t>12</w:t>
      </w:r>
      <w:r>
        <w:rPr/>
        <w:fldChar w:fldCharType="end" w:fldLock="0"/>
      </w:r>
    </w:p>
    <w:p>
      <w:pPr>
        <w:pStyle w:val="TOC 1"/>
      </w:pPr>
      <w:r>
        <w:rPr>
          <w:rFonts w:cs="Arial Unicode MS" w:eastAsia="Arial Unicode MS"/>
          <w:rtl w:val="0"/>
        </w:rPr>
        <w:t>6. Acceptance Criteria</w:t>
        <w:tab/>
      </w:r>
      <w:r>
        <w:rPr/>
        <w:fldChar w:fldCharType="begin" w:fldLock="0"/>
      </w:r>
      <w:r>
        <w:instrText xml:space="preserve"> PAGEREF _Toc20 \h </w:instrText>
      </w:r>
      <w:r>
        <w:rPr/>
        <w:fldChar w:fldCharType="separate" w:fldLock="0"/>
      </w:r>
      <w:r>
        <w:rPr>
          <w:rFonts w:cs="Arial Unicode MS" w:eastAsia="Arial Unicode MS"/>
          <w:rtl w:val="0"/>
        </w:rPr>
        <w:t>13</w:t>
      </w:r>
      <w:r>
        <w:rPr/>
        <w:fldChar w:fldCharType="end" w:fldLock="0"/>
      </w:r>
    </w:p>
    <w:p>
      <w:pPr>
        <w:pStyle w:val="Normal.0"/>
      </w:pPr>
      <w:r>
        <w:rPr/>
        <w:fldChar w:fldCharType="end" w:fldLock="0"/>
      </w:r>
    </w:p>
    <w:p>
      <w:pPr>
        <w:pStyle w:val="Normal.0"/>
        <w:spacing w:after="160" w:line="259" w:lineRule="auto"/>
        <w:jc w:val="left"/>
      </w:pPr>
      <w:r>
        <w:rPr>
          <w:rFonts w:ascii="Arial Unicode MS" w:cs="Arial Unicode MS" w:hAnsi="Arial Unicode MS" w:eastAsia="Arial Unicode MS"/>
          <w:b w:val="0"/>
          <w:bCs w:val="0"/>
          <w:i w:val="0"/>
          <w:iCs w:val="0"/>
          <w:lang w:val="en-US"/>
        </w:rPr>
        <w:br w:type="page"/>
      </w:r>
    </w:p>
    <w:p>
      <w:pPr>
        <w:pStyle w:val="heading 1"/>
      </w:pPr>
      <w:bookmarkStart w:name="_Toc" w:id="1"/>
      <w:r>
        <w:rPr>
          <w:rtl w:val="0"/>
          <w:lang w:val="en-US"/>
        </w:rPr>
        <w:t>1. Initial Situation and Goal</w:t>
      </w:r>
      <w:bookmarkEnd w:id="1"/>
    </w:p>
    <w:p>
      <w:pPr>
        <w:pStyle w:val="Normal.0"/>
      </w:pPr>
    </w:p>
    <w:p>
      <w:pPr>
        <w:pStyle w:val="Normal.0"/>
      </w:pPr>
      <w:r>
        <w:rPr>
          <w:rtl w:val="0"/>
          <w:lang w:val="en-US"/>
        </w:rPr>
        <w:t xml:space="preserve">The main goal of our Project is to create a </w:t>
      </w:r>
      <w:ins w:id="2" w:date="2017-03-09T6:19:54 PMZ" w:author="P. Bauer">
        <w:r>
          <w:rPr>
            <w:rtl w:val="0"/>
            <w:lang w:val="en-US"/>
          </w:rPr>
          <w:t>g</w:t>
        </w:r>
      </w:ins>
      <w:del w:id="3" w:date="2017-03-09T6:19:54 PMZ" w:author="P. Bauer">
        <w:r>
          <w:rPr>
            <w:rtl w:val="0"/>
            <w:lang w:val="en-US"/>
          </w:rPr>
          <w:delText>G</w:delText>
        </w:r>
      </w:del>
      <w:r>
        <w:rPr>
          <w:rtl w:val="0"/>
          <w:lang w:val="en-US"/>
        </w:rPr>
        <w:t xml:space="preserve">ame which people can enjoy and find funny. This happens with the humorous story or with many innuendos and game elements which are just so random, that they are amusing. </w:t>
      </w:r>
    </w:p>
    <w:p>
      <w:pPr>
        <w:pStyle w:val="Normal.0"/>
      </w:pPr>
      <w:r>
        <w:rPr>
          <w:rtl w:val="0"/>
          <w:lang w:val="en-US"/>
        </w:rPr>
        <w:t xml:space="preserve">We want to keep the game </w:t>
      </w:r>
      <w:commentRangeStart w:id="4"/>
      <w:r>
        <w:rPr>
          <w:rtl w:val="0"/>
          <w:lang w:val="en-US"/>
        </w:rPr>
        <w:t>simple</w:t>
      </w:r>
      <w:commentRangeEnd w:id="4"/>
      <w:r>
        <w:commentReference w:id="4"/>
      </w:r>
      <w:r>
        <w:rPr>
          <w:rtl w:val="0"/>
          <w:lang w:val="en-US"/>
        </w:rPr>
        <w:t>, so that it can run on every Standard PC from nowadays.</w:t>
      </w:r>
    </w:p>
    <w:p>
      <w:pPr>
        <w:pStyle w:val="Normal.0"/>
      </w:pPr>
      <w:r>
        <w:rPr>
          <w:rtl w:val="0"/>
          <w:lang w:val="en-US"/>
        </w:rPr>
        <w:t xml:space="preserve">The art style of the game is like an old SNES game. </w:t>
      </w:r>
      <w:commentRangeStart w:id="5"/>
      <w:r>
        <w:rPr>
          <w:rtl w:val="0"/>
          <w:lang w:val="en-US"/>
        </w:rPr>
        <w:t>Many pixels</w:t>
      </w:r>
      <w:commentRangeEnd w:id="5"/>
      <w:r>
        <w:commentReference w:id="5"/>
      </w:r>
      <w:r>
        <w:rPr>
          <w:rtl w:val="0"/>
          <w:lang w:val="en-US"/>
        </w:rPr>
        <w:t xml:space="preserve"> </w:t>
      </w:r>
    </w:p>
    <w:p>
      <w:pPr>
        <w:pStyle w:val="Normal.0"/>
      </w:pPr>
      <w:r>
        <w:rPr>
          <w:rtl w:val="0"/>
          <w:lang w:val="en-US"/>
        </w:rPr>
        <w:t xml:space="preserve">The compatibility with other </w:t>
      </w:r>
      <w:del w:id="6" w:date="2017-03-09T6:21:01 PMZ" w:author="P. Bauer">
        <w:r>
          <w:rPr>
            <w:rtl w:val="0"/>
            <w:lang w:val="en-US"/>
          </w:rPr>
          <w:delText>S</w:delText>
        </w:r>
      </w:del>
      <w:ins w:id="7" w:date="2017-03-09T6:21:01 PMZ" w:author="P. Bauer">
        <w:r>
          <w:rPr>
            <w:rtl w:val="0"/>
            <w:lang w:val="en-US"/>
          </w:rPr>
          <w:t>s</w:t>
        </w:r>
      </w:ins>
      <w:r>
        <w:rPr>
          <w:rtl w:val="0"/>
          <w:lang w:val="en-US"/>
        </w:rPr>
        <w:t>ystems will not be a problem because the Unity-Engine runs on nearly every common operating system (For Example: Windows, Mac, and Linux). We also plan to release the Game for Wii U later on.</w:t>
      </w:r>
    </w:p>
    <w:p>
      <w:pPr>
        <w:pStyle w:val="Normal.0"/>
      </w:pPr>
    </w:p>
    <w:p>
      <w:pPr>
        <w:pStyle w:val="heading 2"/>
      </w:pPr>
      <w:bookmarkStart w:name="_Toc1" w:id="8"/>
      <w:r>
        <w:rPr>
          <w:rtl w:val="0"/>
          <w:lang w:val="en-US"/>
        </w:rPr>
        <w:t>1.1 Initial Situation</w:t>
      </w:r>
      <w:bookmarkEnd w:id="8"/>
    </w:p>
    <w:p>
      <w:pPr>
        <w:pStyle w:val="Normal.0"/>
      </w:pPr>
    </w:p>
    <w:p>
      <w:pPr>
        <w:pStyle w:val="Normal.0"/>
      </w:pPr>
      <w:r>
        <w:rPr>
          <w:rtl w:val="0"/>
          <w:lang w:val="en-US"/>
        </w:rPr>
        <w:t xml:space="preserve">Beside the clarification of the initial situation in the project proposal this game is made for the classic pixel art gamer, but </w:t>
      </w:r>
      <w:commentRangeStart w:id="9"/>
      <w:r>
        <w:rPr>
          <w:rtl w:val="0"/>
          <w:lang w:val="en-US"/>
        </w:rPr>
        <w:t>honestly everyone can play</w:t>
      </w:r>
      <w:commentRangeEnd w:id="9"/>
      <w:r>
        <w:commentReference w:id="9"/>
      </w:r>
      <w:r>
        <w:rPr>
          <w:rtl w:val="0"/>
          <w:lang w:val="en-US"/>
        </w:rPr>
        <w:t xml:space="preserve"> it and should be have his/her fun with it. According to the game it will run on the most PC</w:t>
      </w:r>
      <w:r>
        <w:rPr>
          <w:rtl w:val="0"/>
          <w:lang w:val="en-US"/>
        </w:rPr>
        <w:t>’</w:t>
      </w:r>
      <w:r>
        <w:rPr>
          <w:rtl w:val="0"/>
          <w:lang w:val="en-US"/>
        </w:rPr>
        <w:t xml:space="preserve">s on Windows XP and above. After Windows the game would be playable at any Linux and </w:t>
      </w:r>
      <w:del w:id="10" w:date="2017-03-09T6:22:33 PMZ" w:author="P. Bauer">
        <w:r>
          <w:rPr>
            <w:rtl w:val="0"/>
            <w:lang w:val="en-US"/>
          </w:rPr>
          <w:delText>MAC</w:delText>
        </w:r>
      </w:del>
      <w:ins w:id="11" w:date="2017-03-09T6:22:33 PMZ" w:author="P. Bauer">
        <w:r>
          <w:rPr>
            <w:rtl w:val="0"/>
            <w:lang w:val="en-US"/>
          </w:rPr>
          <w:t>Mac</w:t>
        </w:r>
      </w:ins>
      <w:r>
        <w:rPr>
          <w:rtl w:val="0"/>
          <w:lang w:val="en-US"/>
        </w:rPr>
        <w:t xml:space="preserve"> system. Our later goal would be to bring our game to the mobile market and develop it for Android and IOS and maybe also for Wii U. </w:t>
      </w:r>
      <w:commentRangeStart w:id="12"/>
      <w:r>
        <w:rPr>
          <w:rtl w:val="0"/>
          <w:lang w:val="en-US"/>
        </w:rPr>
        <w:t>Further information will be published</w:t>
      </w:r>
      <w:commentRangeEnd w:id="12"/>
      <w:r>
        <w:commentReference w:id="12"/>
      </w:r>
      <w:r>
        <w:rPr>
          <w:rtl w:val="0"/>
          <w:lang w:val="en-US"/>
        </w:rPr>
        <w:t xml:space="preserve">.  </w:t>
      </w:r>
    </w:p>
    <w:p>
      <w:pPr>
        <w:pStyle w:val="Normal.0"/>
      </w:pPr>
    </w:p>
    <w:p>
      <w:pPr>
        <w:pStyle w:val="heading 3"/>
      </w:pPr>
      <w:bookmarkStart w:name="_Toc2" w:id="13"/>
      <w:r>
        <w:rPr>
          <w:rtl w:val="0"/>
          <w:lang w:val="en-US"/>
        </w:rPr>
        <w:t>1.1.1 Application Domain</w:t>
      </w:r>
      <w:bookmarkEnd w:id="13"/>
    </w:p>
    <w:p>
      <w:pPr>
        <w:pStyle w:val="Normal.0"/>
      </w:pPr>
      <w:r>
        <w:rPr>
          <w:lang w:val="en-US"/>
        </w:rPr>
        <w:br w:type="textWrapping"/>
      </w:r>
      <w:commentRangeStart w:id="14"/>
    </w:p>
    <w:p>
      <w:pPr>
        <w:pStyle w:val="Normal.0"/>
      </w:pPr>
      <w:r>
        <w:rPr>
          <w:rtl w:val="0"/>
          <w:lang w:val="en-US"/>
        </w:rPr>
        <w:t>The game will be very simple and should not make any trouble with performance of the game or a high hardware usage. The main problem area could be the compatibility of the Unity version. Briefly said, our game should run on any PC</w:t>
      </w:r>
      <w:r>
        <w:rPr>
          <w:rtl w:val="0"/>
          <w:lang w:val="en-US"/>
        </w:rPr>
        <w:t>’</w:t>
      </w:r>
      <w:r>
        <w:rPr>
          <w:rtl w:val="0"/>
          <w:lang w:val="en-US"/>
        </w:rPr>
        <w:t>s which can support Unity 5.3 or above. Later in the development the game should run on any Android device with Android 2.3 and above and any IOS device with IOS 5 and above.</w:t>
        <w:br w:type="textWrapping"/>
      </w:r>
      <w:commentRangeEnd w:id="14"/>
      <w:r>
        <w:commentReference w:id="14"/>
      </w:r>
    </w:p>
    <w:p>
      <w:pPr>
        <w:pStyle w:val="Normal.0"/>
      </w:pPr>
    </w:p>
    <w:p>
      <w:pPr>
        <w:pStyle w:val="heading 3"/>
      </w:pPr>
      <w:bookmarkStart w:name="_Toc3" w:id="15"/>
      <w:r>
        <w:rPr>
          <w:rtl w:val="0"/>
          <w:lang w:val="en-US"/>
        </w:rPr>
        <w:t>1.1.2 Glossary</w:t>
      </w:r>
      <w:bookmarkEnd w:id="15"/>
    </w:p>
    <w:p>
      <w:pPr>
        <w:pStyle w:val="List Paragraph"/>
        <w:numPr>
          <w:ilvl w:val="0"/>
          <w:numId w:val="3"/>
        </w:numPr>
        <w:rPr>
          <w:lang w:val="en-US"/>
        </w:rPr>
      </w:pPr>
      <w:r>
        <w:rPr>
          <w:b w:val="1"/>
          <w:bCs w:val="1"/>
          <w:rtl w:val="0"/>
          <w:lang w:val="en-US"/>
        </w:rPr>
        <w:t>SNES</w:t>
      </w:r>
      <w:r>
        <w:rPr>
          <w:rtl w:val="0"/>
          <w:lang w:val="en-US"/>
        </w:rPr>
        <w:t>: Super Nintendo Entertainment System; a gaming console made by Nintendo from 1990</w:t>
      </w:r>
    </w:p>
    <w:p>
      <w:pPr>
        <w:pStyle w:val="List Paragraph"/>
        <w:numPr>
          <w:ilvl w:val="0"/>
          <w:numId w:val="4"/>
        </w:numPr>
        <w:rPr>
          <w:lang w:val="en-US"/>
        </w:rPr>
      </w:pPr>
      <w:r>
        <w:rPr>
          <w:b w:val="1"/>
          <w:bCs w:val="1"/>
          <w:rtl w:val="0"/>
          <w:lang w:val="en-US"/>
        </w:rPr>
        <w:t>Wii U</w:t>
      </w:r>
      <w:r>
        <w:rPr>
          <w:rtl w:val="0"/>
          <w:lang w:val="en-US"/>
        </w:rPr>
        <w:t>: a gaming console made by Nintendo from 2012</w:t>
      </w:r>
    </w:p>
    <w:p>
      <w:pPr>
        <w:pStyle w:val="List Paragraph"/>
        <w:numPr>
          <w:ilvl w:val="0"/>
          <w:numId w:val="4"/>
        </w:numPr>
        <w:rPr>
          <w:lang w:val="en-US"/>
        </w:rPr>
      </w:pPr>
      <w:r>
        <w:rPr>
          <w:b w:val="1"/>
          <w:bCs w:val="1"/>
          <w:rtl w:val="0"/>
          <w:lang w:val="en-US"/>
        </w:rPr>
        <w:t>Quest</w:t>
      </w:r>
      <w:r>
        <w:rPr>
          <w:rtl w:val="0"/>
          <w:lang w:val="en-US"/>
        </w:rPr>
        <w:t xml:space="preserve">: a task given to the player by another person, mostly to receive a </w:t>
        <w:tab/>
        <w:t>reward  in exchange; a journey towards a goal</w:t>
      </w:r>
    </w:p>
    <w:p>
      <w:pPr>
        <w:pStyle w:val="List Paragraph"/>
        <w:numPr>
          <w:ilvl w:val="0"/>
          <w:numId w:val="4"/>
        </w:numPr>
        <w:rPr>
          <w:lang w:val="en-US"/>
        </w:rPr>
      </w:pPr>
      <w:r>
        <w:rPr>
          <w:b w:val="1"/>
          <w:bCs w:val="1"/>
          <w:rtl w:val="0"/>
          <w:lang w:val="en-US"/>
        </w:rPr>
        <w:t>Item</w:t>
      </w:r>
      <w:r>
        <w:rPr>
          <w:rtl w:val="0"/>
          <w:lang w:val="en-US"/>
        </w:rPr>
        <w:t>: an object that in most cases has a certain usage</w:t>
      </w:r>
    </w:p>
    <w:p>
      <w:pPr>
        <w:pStyle w:val="List Paragraph"/>
        <w:numPr>
          <w:ilvl w:val="0"/>
          <w:numId w:val="4"/>
        </w:numPr>
        <w:rPr>
          <w:lang w:val="en-US"/>
        </w:rPr>
      </w:pPr>
      <w:r>
        <w:rPr>
          <w:b w:val="1"/>
          <w:bCs w:val="1"/>
          <w:rtl w:val="0"/>
          <w:lang w:val="en-US"/>
        </w:rPr>
        <w:t xml:space="preserve">DLC: </w:t>
      </w:r>
      <w:r>
        <w:rPr>
          <w:rtl w:val="0"/>
          <w:lang w:val="en-US"/>
        </w:rPr>
        <w:t>Download Content; exclusive downloadable extra content for the game</w:t>
      </w:r>
    </w:p>
    <w:p>
      <w:pPr>
        <w:pStyle w:val="List Paragraph"/>
        <w:numPr>
          <w:ilvl w:val="0"/>
          <w:numId w:val="4"/>
        </w:numPr>
        <w:rPr>
          <w:lang w:val="en-US"/>
        </w:rPr>
      </w:pPr>
      <w:r>
        <w:rPr>
          <w:b w:val="1"/>
          <w:bCs w:val="1"/>
          <w:rtl w:val="0"/>
          <w:lang w:val="en-US"/>
        </w:rPr>
        <w:t xml:space="preserve">Pixel Art: </w:t>
      </w:r>
      <w:r>
        <w:rPr>
          <w:rtl w:val="0"/>
          <w:lang w:val="en-US"/>
        </w:rPr>
        <w:t>pictures or graphics that are drawn using only a short amount of pixels, like for example 16x16</w:t>
      </w:r>
    </w:p>
    <w:p>
      <w:pPr>
        <w:pStyle w:val="List Paragraph"/>
        <w:numPr>
          <w:ilvl w:val="0"/>
          <w:numId w:val="4"/>
        </w:numPr>
        <w:rPr>
          <w:lang w:val="en-US"/>
        </w:rPr>
      </w:pPr>
      <w:r>
        <w:rPr>
          <w:b w:val="1"/>
          <w:bCs w:val="1"/>
          <w:rtl w:val="0"/>
          <w:lang w:val="en-US"/>
        </w:rPr>
        <w:t xml:space="preserve">Steam: </w:t>
      </w:r>
      <w:r>
        <w:rPr>
          <w:rtl w:val="0"/>
          <w:lang w:val="en-US"/>
        </w:rPr>
        <w:t>an Internet-based digital distribution platform developed by Valve Corporation</w:t>
      </w:r>
    </w:p>
    <w:p>
      <w:pPr>
        <w:pStyle w:val="List Paragraph"/>
        <w:numPr>
          <w:ilvl w:val="0"/>
          <w:numId w:val="4"/>
        </w:numPr>
        <w:rPr>
          <w:lang w:val="en-US"/>
        </w:rPr>
      </w:pPr>
      <w:r>
        <w:rPr>
          <w:b w:val="1"/>
          <w:bCs w:val="1"/>
          <w:rtl w:val="0"/>
          <w:lang w:val="en-US"/>
        </w:rPr>
        <w:t>Indie Games:</w:t>
      </w:r>
      <w:r>
        <w:rPr>
          <w:rtl w:val="0"/>
          <w:lang w:val="en-US"/>
        </w:rPr>
        <w:t xml:space="preserve"> video games created by individuals or small teams generally without video game publisher financial support</w:t>
      </w:r>
    </w:p>
    <w:p>
      <w:pPr>
        <w:pStyle w:val="List Paragraph"/>
        <w:numPr>
          <w:ilvl w:val="0"/>
          <w:numId w:val="4"/>
        </w:numPr>
        <w:rPr>
          <w:lang w:val="en-US"/>
        </w:rPr>
      </w:pPr>
      <w:r>
        <w:rPr>
          <w:b w:val="1"/>
          <w:bCs w:val="1"/>
          <w:rtl w:val="0"/>
          <w:lang w:val="en-US"/>
        </w:rPr>
        <w:t xml:space="preserve">Unity: </w:t>
      </w:r>
      <w:r>
        <w:rPr>
          <w:rtl w:val="0"/>
          <w:lang w:val="en-US"/>
        </w:rPr>
        <w:t>a multiple-platform game engine and development toolkit</w:t>
      </w:r>
    </w:p>
    <w:p>
      <w:pPr>
        <w:pStyle w:val="List Paragraph"/>
        <w:numPr>
          <w:ilvl w:val="0"/>
          <w:numId w:val="4"/>
        </w:numPr>
        <w:rPr>
          <w:lang w:val="en-US"/>
        </w:rPr>
      </w:pPr>
      <w:r>
        <w:rPr>
          <w:b w:val="1"/>
          <w:bCs w:val="1"/>
          <w:rtl w:val="0"/>
          <w:lang w:val="en-US"/>
        </w:rPr>
        <w:t>RPG:</w:t>
      </w:r>
      <w:r>
        <w:rPr>
          <w:rtl w:val="0"/>
          <w:lang w:val="en-US"/>
        </w:rPr>
        <w:t xml:space="preserve"> Role-Playing Game, a game genre</w:t>
      </w:r>
    </w:p>
    <w:p>
      <w:pPr>
        <w:pStyle w:val="List Paragraph"/>
        <w:numPr>
          <w:ilvl w:val="0"/>
          <w:numId w:val="4"/>
        </w:numPr>
        <w:rPr>
          <w:lang w:val="en-US"/>
        </w:rPr>
      </w:pPr>
      <w:r>
        <w:rPr>
          <w:b w:val="1"/>
          <w:bCs w:val="1"/>
          <w:rtl w:val="0"/>
          <w:lang w:val="en-US"/>
        </w:rPr>
        <w:t>Cut Scene:</w:t>
      </w:r>
      <w:r>
        <w:rPr>
          <w:rtl w:val="0"/>
          <w:lang w:val="en-US"/>
        </w:rPr>
        <w:t xml:space="preserve"> Non-playable Scene which reveals more about the Story or is just a funny sequence.</w:t>
      </w:r>
    </w:p>
    <w:p>
      <w:pPr>
        <w:pStyle w:val="List Paragraph"/>
        <w:numPr>
          <w:ilvl w:val="0"/>
          <w:numId w:val="4"/>
        </w:numPr>
        <w:rPr>
          <w:lang w:val="en-US"/>
        </w:rPr>
      </w:pPr>
      <w:r>
        <w:rPr>
          <w:b w:val="1"/>
          <w:bCs w:val="1"/>
          <w:rtl w:val="0"/>
          <w:lang w:val="en-US"/>
        </w:rPr>
        <w:t>Open-World:</w:t>
      </w:r>
      <w:r>
        <w:rPr>
          <w:rtl w:val="0"/>
          <w:lang w:val="en-US"/>
        </w:rPr>
        <w:t xml:space="preserve"> The term </w:t>
      </w:r>
      <w:r>
        <w:rPr>
          <w:rtl w:val="0"/>
          <w:lang w:val="en-US"/>
        </w:rPr>
        <w:t>“</w:t>
      </w:r>
      <w:r>
        <w:rPr>
          <w:rtl w:val="0"/>
          <w:lang w:val="en-US"/>
        </w:rPr>
        <w:t>open world</w:t>
      </w:r>
      <w:r>
        <w:rPr>
          <w:rtl w:val="0"/>
          <w:lang w:val="en-US"/>
        </w:rPr>
        <w:t xml:space="preserve">” </w:t>
      </w:r>
      <w:r>
        <w:rPr>
          <w:rtl w:val="0"/>
          <w:lang w:val="en-US"/>
        </w:rPr>
        <w:t>often describes, that the player is free to explore the world of the game.</w:t>
      </w:r>
    </w:p>
    <w:p>
      <w:pPr>
        <w:pStyle w:val="List Paragraph"/>
        <w:numPr>
          <w:ilvl w:val="0"/>
          <w:numId w:val="4"/>
        </w:numPr>
        <w:rPr>
          <w:lang w:val="en-US"/>
        </w:rPr>
      </w:pPr>
      <w:r>
        <w:rPr>
          <w:b w:val="1"/>
          <w:bCs w:val="1"/>
          <w:rtl w:val="0"/>
          <w:lang w:val="en-US"/>
        </w:rPr>
        <w:t>NPC:</w:t>
      </w:r>
      <w:r>
        <w:rPr>
          <w:rtl w:val="0"/>
          <w:lang w:val="en-US"/>
        </w:rPr>
        <w:t xml:space="preserve"> (Non-playable-Character) A person which exists to inform the player about something or which the player just can chat with.</w:t>
      </w:r>
    </w:p>
    <w:p>
      <w:pPr>
        <w:pStyle w:val="Normal.0"/>
      </w:pPr>
    </w:p>
    <w:p>
      <w:pPr>
        <w:pStyle w:val="Normal.0"/>
      </w:pPr>
    </w:p>
    <w:p>
      <w:pPr>
        <w:pStyle w:val="Normal.0"/>
      </w:pPr>
    </w:p>
    <w:p>
      <w:pPr>
        <w:pStyle w:val="Normal.0"/>
      </w:pPr>
    </w:p>
    <w:p>
      <w:pPr>
        <w:pStyle w:val="heading 2"/>
      </w:pPr>
      <w:bookmarkStart w:name="_Toc4" w:id="16"/>
      <w:r>
        <w:rPr>
          <w:rtl w:val="0"/>
          <w:lang w:val="en-US"/>
        </w:rPr>
        <w:t>1.2 Goal Definition</w:t>
      </w:r>
      <w:bookmarkEnd w:id="16"/>
    </w:p>
    <w:p>
      <w:pPr>
        <w:pStyle w:val="Normal.0"/>
      </w:pPr>
      <w:r>
        <w:rPr>
          <w:lang w:val="en-US"/>
        </w:rPr>
        <w:br w:type="textWrapping"/>
      </w:r>
      <w:commentRangeStart w:id="17"/>
    </w:p>
    <w:p>
      <w:pPr>
        <w:pStyle w:val="Normal.0"/>
      </w:pPr>
      <w:r>
        <w:rPr>
          <w:rtl w:val="0"/>
          <w:lang w:val="en-US"/>
        </w:rPr>
        <w:t>The main goal of the game is to entertain any kind of person and bring joy and fun among them. Although the main reason of a game is to have fun while playing we are trying to give the best experience of a 2D Action RPG game. The target group is simple everybody from children to older person. Mostly RGP players should have his/her fun, but everybody should have his/her fun either</w:t>
      </w:r>
      <w:commentRangeEnd w:id="17"/>
      <w:r>
        <w:commentReference w:id="17"/>
      </w:r>
      <w:r>
        <w:rPr>
          <w:rtl w:val="0"/>
          <w:lang w:val="en-US"/>
        </w:rPr>
        <w:t xml:space="preserve">.  </w:t>
      </w:r>
    </w:p>
    <w:p>
      <w:pPr>
        <w:pStyle w:val="Normal.0"/>
      </w:pPr>
    </w:p>
    <w:p>
      <w:pPr>
        <w:pStyle w:val="heading 1"/>
      </w:pPr>
      <w:bookmarkStart w:name="_Toc5" w:id="18"/>
      <w:r>
        <w:rPr>
          <w:rtl w:val="0"/>
          <w:lang w:val="en-US"/>
        </w:rPr>
        <w:t>2. Functional Requirements</w:t>
      </w:r>
      <w:bookmarkEnd w:id="18"/>
    </w:p>
    <w:p>
      <w:pPr>
        <w:pStyle w:val="Normal.0"/>
      </w:pPr>
    </w:p>
    <w:p>
      <w:pPr>
        <w:pStyle w:val="heading 2"/>
      </w:pPr>
      <w:bookmarkStart w:name="_Toc6" w:id="19"/>
      <w:r>
        <w:rPr>
          <w:rtl w:val="0"/>
          <w:lang w:val="en-US"/>
        </w:rPr>
        <w:t>2.1 Use Case Diagrams</w:t>
      </w:r>
      <w:bookmarkEnd w:id="19"/>
    </w:p>
    <w:p>
      <w:pPr>
        <w:pStyle w:val="Normal.0"/>
      </w:pPr>
      <w:commentRangeStart w:id="20"/>
      <w:r>
        <w:drawing>
          <wp:anchor distT="57150" distB="57150" distL="57150" distR="57150" simplePos="0" relativeHeight="251659264" behindDoc="0" locked="0" layoutInCell="1" allowOverlap="1">
            <wp:simplePos x="0" y="0"/>
            <wp:positionH relativeFrom="page">
              <wp:posOffset>899794</wp:posOffset>
            </wp:positionH>
            <wp:positionV relativeFrom="line">
              <wp:posOffset>50165</wp:posOffset>
            </wp:positionV>
            <wp:extent cx="5400675" cy="4613275"/>
            <wp:effectExtent l="0" t="0" r="0" b="0"/>
            <wp:wrapThrough wrapText="bothSides" distL="57150" distR="5715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6.jpeg"/>
                    <pic:cNvPicPr>
                      <a:picLocks noChangeAspect="1"/>
                    </pic:cNvPicPr>
                  </pic:nvPicPr>
                  <pic:blipFill>
                    <a:blip r:embed="rId9">
                      <a:extLst/>
                    </a:blip>
                    <a:srcRect l="3176" t="18433" r="8107" b="10803"/>
                    <a:stretch>
                      <a:fillRect/>
                    </a:stretch>
                  </pic:blipFill>
                  <pic:spPr>
                    <a:xfrm>
                      <a:off x="0" y="0"/>
                      <a:ext cx="5400675" cy="4613275"/>
                    </a:xfrm>
                    <a:prstGeom prst="rect">
                      <a:avLst/>
                    </a:prstGeom>
                    <a:ln w="12700" cap="flat">
                      <a:noFill/>
                      <a:miter lim="400000"/>
                    </a:ln>
                    <a:effectLst/>
                  </pic:spPr>
                </pic:pic>
              </a:graphicData>
            </a:graphic>
          </wp:anchor>
        </w:drawing>
      </w:r>
      <w:commentRangeEnd w:id="20"/>
      <w:r>
        <w:commentReference w:id="20"/>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heading 2"/>
      </w:pPr>
      <w:bookmarkStart w:name="_Toc7" w:id="21"/>
      <w:r>
        <w:rPr>
          <w:rtl w:val="0"/>
          <w:lang w:val="en-US"/>
        </w:rPr>
        <w:t>2.2 Explanation of the Use Cases</w:t>
      </w:r>
      <w:bookmarkEnd w:id="21"/>
    </w:p>
    <w:p>
      <w:pPr>
        <w:pStyle w:val="heading 3"/>
        <w:numPr>
          <w:ilvl w:val="0"/>
          <w:numId w:val="6"/>
        </w:numPr>
        <w:rPr>
          <w:lang w:val="en-US"/>
        </w:rPr>
      </w:pPr>
      <w:bookmarkStart w:name="_Toc8" w:id="22"/>
      <w:r>
        <w:rPr>
          <w:rtl w:val="0"/>
          <w:lang w:val="en-US"/>
        </w:rPr>
        <w:t>Use Case: Play ID: 1.0</w:t>
        <w:br w:type="textWrapping"/>
      </w:r>
      <w:bookmarkEnd w:id="22"/>
      <w:commentRangeStart w:id="23"/>
    </w:p>
    <w:p>
      <w:pPr>
        <w:pStyle w:val="Normal.0"/>
        <w:ind w:left="708" w:firstLine="0"/>
      </w:pPr>
      <w:r>
        <w:rPr>
          <w:rtl w:val="0"/>
          <w:lang w:val="en-US"/>
        </w:rPr>
        <w:t xml:space="preserve">The basic </w:t>
      </w:r>
      <w:ins w:id="24" w:date="2017-03-09T6:34:43 PMZ" w:author="P. Bauer">
        <w:r>
          <w:rPr>
            <w:rtl w:val="0"/>
            <w:lang w:val="en-US"/>
          </w:rPr>
          <w:t>i</w:t>
        </w:r>
      </w:ins>
      <w:del w:id="25" w:date="2017-03-09T6:34:43 PMZ" w:author="P. Bauer">
        <w:r>
          <w:rPr>
            <w:rtl w:val="0"/>
            <w:lang w:val="en-US"/>
          </w:rPr>
          <w:delText>I</w:delText>
        </w:r>
      </w:del>
      <w:r>
        <w:rPr>
          <w:rtl w:val="0"/>
          <w:lang w:val="en-US"/>
        </w:rPr>
        <w:t xml:space="preserve">dea of the </w:t>
      </w:r>
      <w:ins w:id="26" w:date="2017-03-09T6:34:46 PMZ" w:author="P. Bauer">
        <w:r>
          <w:rPr>
            <w:rtl w:val="0"/>
            <w:lang w:val="en-US"/>
          </w:rPr>
          <w:t>g</w:t>
        </w:r>
      </w:ins>
      <w:del w:id="27" w:date="2017-03-09T6:34:46 PMZ" w:author="P. Bauer">
        <w:r>
          <w:rPr>
            <w:rtl w:val="0"/>
            <w:lang w:val="en-US"/>
          </w:rPr>
          <w:delText>G</w:delText>
        </w:r>
      </w:del>
      <w:r>
        <w:rPr>
          <w:rtl w:val="0"/>
          <w:lang w:val="en-US"/>
        </w:rPr>
        <w:t>ame is that the player has fun while playing the Game</w:t>
      </w:r>
      <w:r>
        <w:rPr>
          <w:b w:val="1"/>
          <w:bCs w:val="1"/>
          <w:lang w:val="en-US"/>
        </w:rPr>
        <w:br w:type="textWrapping"/>
      </w:r>
      <w:commentRangeEnd w:id="23"/>
      <w:r>
        <w:commentReference w:id="23"/>
      </w:r>
    </w:p>
    <w:p>
      <w:pPr>
        <w:pStyle w:val="heading 3"/>
        <w:numPr>
          <w:ilvl w:val="0"/>
          <w:numId w:val="6"/>
        </w:numPr>
        <w:rPr>
          <w:lang w:val="en-US"/>
        </w:rPr>
      </w:pPr>
      <w:bookmarkStart w:name="_Toc9" w:id="28"/>
      <w:r>
        <w:rPr>
          <w:rtl w:val="0"/>
          <w:lang w:val="en-US"/>
        </w:rPr>
        <w:t>Use Case: Configure ID: 1.1</w:t>
      </w:r>
      <w:bookmarkEnd w:id="28"/>
    </w:p>
    <w:p>
      <w:pPr>
        <w:pStyle w:val="Normal.0"/>
        <w:ind w:left="708" w:firstLine="0"/>
      </w:pPr>
      <w:del w:id="29" w:date="2017-03-09T6:38:33 PMZ" w:author="P. Bauer">
        <w:r>
          <w:rPr>
            <w:rtl w:val="0"/>
            <w:lang w:val="en-US"/>
          </w:rPr>
          <w:delText xml:space="preserve">In order to provide the best experience for the player while </w:delText>
        </w:r>
      </w:del>
      <w:commentRangeStart w:id="30"/>
      <w:del w:id="31" w:date="2017-03-09T6:38:33 PMZ" w:author="P. Bauer">
        <w:r>
          <w:rPr>
            <w:rtl w:val="0"/>
            <w:lang w:val="en-US"/>
          </w:rPr>
          <w:delText>he</w:delText>
        </w:r>
      </w:del>
      <w:commentRangeEnd w:id="30"/>
      <w:r>
        <w:commentReference w:id="30"/>
      </w:r>
      <w:del w:id="32" w:date="2017-03-09T6:38:33 PMZ" w:author="P. Bauer">
        <w:r>
          <w:rPr>
            <w:rtl w:val="0"/>
            <w:lang w:val="en-US"/>
          </w:rPr>
          <w:delText xml:space="preserve"> plays the game, he</w:delText>
        </w:r>
      </w:del>
      <w:ins w:id="33" w:date="2017-03-09T6:38:36 PMZ" w:author="P. Bauer">
        <w:r>
          <w:rPr>
            <w:rtl w:val="0"/>
            <w:lang w:val="en-US"/>
          </w:rPr>
          <w:t>The user</w:t>
        </w:r>
      </w:ins>
      <w:r>
        <w:rPr>
          <w:rtl w:val="0"/>
          <w:lang w:val="en-US"/>
        </w:rPr>
        <w:t xml:space="preserve"> can choose several different options</w:t>
      </w:r>
      <w:ins w:id="34" w:date="2017-03-09T6:38:50 PMZ" w:author="P. Bauer">
        <w:r>
          <w:rPr>
            <w:rtl w:val="0"/>
            <w:lang w:val="en-US"/>
          </w:rPr>
          <w:t xml:space="preserve"> like</w:t>
        </w:r>
      </w:ins>
      <w:del w:id="35" w:date="2017-03-09T6:38:47 PMZ" w:author="P. Bauer">
        <w:r>
          <w:rPr>
            <w:rtl w:val="0"/>
            <w:lang w:val="en-US"/>
          </w:rPr>
          <w:delText>. These options are:</w:delText>
        </w:r>
      </w:del>
      <w:r>
        <w:rPr>
          <w:rtl w:val="0"/>
          <w:lang w:val="en-US"/>
        </w:rPr>
        <w:t xml:space="preserve"> the screen resolution, the graphic details</w:t>
      </w:r>
      <w:ins w:id="36" w:date="2017-03-09T6:39:08 PMZ" w:author="P. Bauer">
        <w:r>
          <w:rPr>
            <w:rtl w:val="0"/>
            <w:lang w:val="en-US"/>
          </w:rPr>
          <w:t>,</w:t>
        </w:r>
      </w:ins>
      <w:r>
        <w:rPr>
          <w:rtl w:val="0"/>
          <w:lang w:val="en-US"/>
        </w:rPr>
        <w:t xml:space="preserve"> and </w:t>
      </w:r>
      <w:del w:id="37" w:date="2017-03-09T6:39:10 PMZ" w:author="P. Bauer">
        <w:r>
          <w:rPr>
            <w:rtl w:val="0"/>
            <w:lang w:val="en-US"/>
          </w:rPr>
          <w:delText xml:space="preserve">change </w:delText>
        </w:r>
      </w:del>
      <w:r>
        <w:rPr>
          <w:rtl w:val="0"/>
          <w:lang w:val="en-US"/>
        </w:rPr>
        <w:t>the volume</w:t>
      </w:r>
      <w:del w:id="38" w:date="2017-03-09T6:39:15 PMZ" w:author="P. Bauer">
        <w:r>
          <w:rPr>
            <w:rtl w:val="0"/>
            <w:lang w:val="en-US"/>
          </w:rPr>
          <w:delText xml:space="preserve"> to a level which is comfortable for the player</w:delText>
        </w:r>
      </w:del>
      <w:r>
        <w:rPr>
          <w:rtl w:val="0"/>
          <w:lang w:val="en-US"/>
        </w:rPr>
        <w:t>.</w:t>
      </w:r>
    </w:p>
    <w:p>
      <w:pPr>
        <w:pStyle w:val="heading 3"/>
        <w:numPr>
          <w:ilvl w:val="0"/>
          <w:numId w:val="6"/>
        </w:numPr>
        <w:rPr>
          <w:lang w:val="en-US"/>
        </w:rPr>
      </w:pPr>
      <w:bookmarkStart w:name="_Toc10" w:id="39"/>
      <w:r>
        <w:rPr>
          <w:rtl w:val="0"/>
          <w:lang w:val="en-US"/>
        </w:rPr>
        <w:t>Use Case: Fight ID: 1.2</w:t>
        <w:br w:type="textWrapping"/>
      </w:r>
      <w:bookmarkEnd w:id="39"/>
      <w:commentRangeStart w:id="40"/>
    </w:p>
    <w:p>
      <w:pPr>
        <w:pStyle w:val="Normal.0"/>
        <w:ind w:left="708" w:firstLine="0"/>
      </w:pPr>
      <w:r>
        <w:rPr>
          <w:rtl w:val="0"/>
          <w:lang w:val="en-US"/>
        </w:rPr>
        <w:t xml:space="preserve">One of the </w:t>
      </w:r>
      <w:ins w:id="41" w:date="2017-03-09T6:39:23 PMZ" w:author="P. Bauer">
        <w:r>
          <w:rPr>
            <w:rtl w:val="0"/>
            <w:lang w:val="en-US"/>
          </w:rPr>
          <w:t>m</w:t>
        </w:r>
      </w:ins>
      <w:del w:id="42" w:date="2017-03-09T6:39:23 PMZ" w:author="P. Bauer">
        <w:r>
          <w:rPr>
            <w:rtl w:val="0"/>
            <w:lang w:val="en-US"/>
          </w:rPr>
          <w:delText>M</w:delText>
        </w:r>
      </w:del>
      <w:r>
        <w:rPr>
          <w:rtl w:val="0"/>
          <w:lang w:val="en-US"/>
        </w:rPr>
        <w:t xml:space="preserve">ain </w:t>
      </w:r>
      <w:ins w:id="43" w:date="2017-03-09T6:39:26 PMZ" w:author="P. Bauer">
        <w:r>
          <w:rPr>
            <w:rtl w:val="0"/>
            <w:lang w:val="en-US"/>
          </w:rPr>
          <w:t>e</w:t>
        </w:r>
      </w:ins>
      <w:del w:id="44" w:date="2017-03-09T6:39:26 PMZ" w:author="P. Bauer">
        <w:r>
          <w:rPr>
            <w:rtl w:val="0"/>
            <w:lang w:val="en-US"/>
          </w:rPr>
          <w:delText>E</w:delText>
        </w:r>
      </w:del>
      <w:r>
        <w:rPr>
          <w:rtl w:val="0"/>
          <w:lang w:val="en-US"/>
        </w:rPr>
        <w:t xml:space="preserve">lements of the </w:t>
      </w:r>
      <w:ins w:id="45" w:date="2017-03-09T6:39:28 PMZ" w:author="P. Bauer">
        <w:r>
          <w:rPr>
            <w:rtl w:val="0"/>
            <w:lang w:val="en-US"/>
          </w:rPr>
          <w:t>g</w:t>
        </w:r>
      </w:ins>
      <w:del w:id="46" w:date="2017-03-09T6:39:28 PMZ" w:author="P. Bauer">
        <w:r>
          <w:rPr>
            <w:rtl w:val="0"/>
            <w:lang w:val="en-US"/>
          </w:rPr>
          <w:delText>G</w:delText>
        </w:r>
      </w:del>
      <w:r>
        <w:rPr>
          <w:rtl w:val="0"/>
          <w:lang w:val="en-US"/>
        </w:rPr>
        <w:t xml:space="preserve">ame is the </w:t>
      </w:r>
      <w:ins w:id="47" w:date="2017-03-09T6:39:32 PMZ" w:author="P. Bauer">
        <w:r>
          <w:rPr>
            <w:rtl w:val="0"/>
            <w:lang w:val="en-US"/>
          </w:rPr>
          <w:t>f</w:t>
        </w:r>
      </w:ins>
      <w:del w:id="48" w:date="2017-03-09T6:39:32 PMZ" w:author="P. Bauer">
        <w:r>
          <w:rPr>
            <w:rtl w:val="0"/>
            <w:lang w:val="en-US"/>
          </w:rPr>
          <w:delText>F</w:delText>
        </w:r>
      </w:del>
      <w:r>
        <w:rPr>
          <w:rtl w:val="0"/>
          <w:lang w:val="en-US"/>
        </w:rPr>
        <w:t xml:space="preserve">ighting </w:t>
      </w:r>
      <w:ins w:id="49" w:date="2017-03-09T6:39:35 PMZ" w:author="P. Bauer">
        <w:r>
          <w:rPr>
            <w:rtl w:val="0"/>
            <w:lang w:val="en-US"/>
          </w:rPr>
          <w:t>s</w:t>
        </w:r>
      </w:ins>
      <w:del w:id="50" w:date="2017-03-09T6:39:35 PMZ" w:author="P. Bauer">
        <w:r>
          <w:rPr>
            <w:rtl w:val="0"/>
            <w:lang w:val="en-US"/>
          </w:rPr>
          <w:delText>S</w:delText>
        </w:r>
      </w:del>
      <w:r>
        <w:rPr>
          <w:rtl w:val="0"/>
          <w:lang w:val="en-US"/>
        </w:rPr>
        <w:t xml:space="preserve">ystem. When one encounters </w:t>
      </w:r>
      <w:ins w:id="51" w:date="2017-03-09T6:39:40 PMZ" w:author="P. Bauer">
        <w:r>
          <w:rPr>
            <w:rtl w:val="0"/>
            <w:lang w:val="en-US"/>
          </w:rPr>
          <w:t>e</w:t>
        </w:r>
      </w:ins>
      <w:del w:id="52" w:date="2017-03-09T6:39:40 PMZ" w:author="P. Bauer">
        <w:r>
          <w:rPr>
            <w:rtl w:val="0"/>
            <w:lang w:val="en-US"/>
          </w:rPr>
          <w:delText>E</w:delText>
        </w:r>
      </w:del>
      <w:r>
        <w:rPr>
          <w:rtl w:val="0"/>
          <w:lang w:val="en-US"/>
        </w:rPr>
        <w:t>nemies the player has to fight and defeat them. The player can choose between a variety of weapons to achieve this task. These weapons both contain melee and range weapons, but also spells</w:t>
      </w:r>
      <w:commentRangeEnd w:id="40"/>
      <w:r>
        <w:commentReference w:id="40"/>
      </w:r>
      <w:r>
        <w:rPr>
          <w:rtl w:val="0"/>
          <w:lang w:val="en-US"/>
        </w:rPr>
        <w:t>.</w:t>
      </w:r>
    </w:p>
    <w:p>
      <w:pPr>
        <w:pStyle w:val="heading 3"/>
        <w:numPr>
          <w:ilvl w:val="0"/>
          <w:numId w:val="6"/>
        </w:numPr>
        <w:rPr>
          <w:lang w:val="en-US"/>
        </w:rPr>
      </w:pPr>
      <w:bookmarkStart w:name="_Toc11" w:id="53"/>
      <w:r>
        <w:rPr>
          <w:rtl w:val="0"/>
          <w:lang w:val="en-US"/>
        </w:rPr>
        <w:t>Use Case: Do Quests ID: 1.3</w:t>
        <w:br w:type="textWrapping"/>
      </w:r>
      <w:bookmarkEnd w:id="53"/>
      <w:commentRangeStart w:id="54"/>
    </w:p>
    <w:p>
      <w:pPr>
        <w:pStyle w:val="Normal.0"/>
        <w:ind w:left="708" w:firstLine="0"/>
      </w:pPr>
      <w:r>
        <w:rPr>
          <w:rtl w:val="0"/>
          <w:lang w:val="en-US"/>
        </w:rPr>
        <w:t xml:space="preserve">In order to progress in the game one has to gain </w:t>
      </w:r>
      <w:ins w:id="55" w:date="2017-03-09T6:40:28 PMZ" w:author="P. Bauer">
        <w:r>
          <w:rPr>
            <w:rtl w:val="0"/>
            <w:lang w:val="en-US"/>
          </w:rPr>
          <w:t>e</w:t>
        </w:r>
      </w:ins>
      <w:del w:id="56" w:date="2017-03-09T6:40:28 PMZ" w:author="P. Bauer">
        <w:r>
          <w:rPr>
            <w:rtl w:val="0"/>
            <w:lang w:val="en-US"/>
          </w:rPr>
          <w:delText>E</w:delText>
        </w:r>
      </w:del>
      <w:r>
        <w:rPr>
          <w:rtl w:val="0"/>
          <w:lang w:val="en-US"/>
        </w:rPr>
        <w:t xml:space="preserve">xperience </w:t>
      </w:r>
      <w:ins w:id="57" w:date="2017-03-09T6:40:31 PMZ" w:author="P. Bauer">
        <w:r>
          <w:rPr>
            <w:rtl w:val="0"/>
            <w:lang w:val="en-US"/>
          </w:rPr>
          <w:t>p</w:t>
        </w:r>
      </w:ins>
      <w:del w:id="58" w:date="2017-03-09T6:40:30 PMZ" w:author="P. Bauer">
        <w:r>
          <w:rPr>
            <w:rtl w:val="0"/>
            <w:lang w:val="en-US"/>
          </w:rPr>
          <w:delText>P</w:delText>
        </w:r>
      </w:del>
      <w:r>
        <w:rPr>
          <w:rtl w:val="0"/>
          <w:lang w:val="en-US"/>
        </w:rPr>
        <w:t>oints</w:t>
      </w:r>
      <w:ins w:id="59" w:date="2017-03-09T6:40:50 PMZ" w:author="P. Bauer">
        <w:r>
          <w:rPr>
            <w:rtl w:val="0"/>
            <w:lang w:val="en-US"/>
          </w:rPr>
          <w:t>.</w:t>
        </w:r>
      </w:ins>
      <w:r>
        <w:rPr>
          <w:rtl w:val="0"/>
          <w:lang w:val="en-US"/>
        </w:rPr>
        <w:t xml:space="preserve"> </w:t>
      </w:r>
      <w:del w:id="60" w:date="2017-03-09T6:40:52 PMZ" w:author="P. Bauer">
        <w:r>
          <w:rPr>
            <w:rtl w:val="0"/>
            <w:lang w:val="en-US"/>
          </w:rPr>
          <w:delText>t</w:delText>
        </w:r>
      </w:del>
      <w:ins w:id="61" w:date="2017-03-09T6:40:53 PMZ" w:author="P. Bauer">
        <w:r>
          <w:rPr>
            <w:rtl w:val="0"/>
            <w:lang w:val="en-US"/>
          </w:rPr>
          <w:t>T</w:t>
        </w:r>
      </w:ins>
      <w:r>
        <w:rPr>
          <w:rtl w:val="0"/>
          <w:lang w:val="en-US"/>
        </w:rPr>
        <w:t xml:space="preserve">o do so the player has several options, one of them is to do quests. Quests can be something simple like collecting herbs for an alchemist or something more complex like an investigation for a missing person. Quests are also divided in </w:t>
      </w:r>
      <w:ins w:id="62" w:date="2017-03-09T6:41:18 PMZ" w:author="P. Bauer">
        <w:r>
          <w:rPr>
            <w:rtl w:val="0"/>
            <w:lang w:val="en-US"/>
          </w:rPr>
          <w:t>m</w:t>
        </w:r>
      </w:ins>
      <w:del w:id="63" w:date="2017-03-09T6:41:17 PMZ" w:author="P. Bauer">
        <w:r>
          <w:rPr>
            <w:rtl w:val="0"/>
            <w:lang w:val="en-US"/>
          </w:rPr>
          <w:delText>M</w:delText>
        </w:r>
      </w:del>
      <w:r>
        <w:rPr>
          <w:rtl w:val="0"/>
          <w:lang w:val="en-US"/>
        </w:rPr>
        <w:t xml:space="preserve">ain </w:t>
      </w:r>
      <w:ins w:id="64" w:date="2017-03-09T6:41:24 PMZ" w:author="P. Bauer">
        <w:r>
          <w:rPr>
            <w:rtl w:val="0"/>
            <w:lang w:val="en-US"/>
          </w:rPr>
          <w:t>q</w:t>
        </w:r>
      </w:ins>
      <w:del w:id="65" w:date="2017-03-09T6:41:24 PMZ" w:author="P. Bauer">
        <w:r>
          <w:rPr>
            <w:rtl w:val="0"/>
            <w:lang w:val="en-US"/>
          </w:rPr>
          <w:delText>Q</w:delText>
        </w:r>
      </w:del>
      <w:r>
        <w:rPr>
          <w:rtl w:val="0"/>
          <w:lang w:val="en-US"/>
        </w:rPr>
        <w:t xml:space="preserve">uests and </w:t>
      </w:r>
      <w:ins w:id="66" w:date="2017-03-09T6:41:21 PMZ" w:author="P. Bauer">
        <w:r>
          <w:rPr>
            <w:rtl w:val="0"/>
            <w:lang w:val="en-US"/>
          </w:rPr>
          <w:t>s</w:t>
        </w:r>
      </w:ins>
      <w:del w:id="67" w:date="2017-03-09T6:41:21 PMZ" w:author="P. Bauer">
        <w:r>
          <w:rPr>
            <w:rtl w:val="0"/>
            <w:lang w:val="en-US"/>
          </w:rPr>
          <w:delText>S</w:delText>
        </w:r>
      </w:del>
      <w:r>
        <w:rPr>
          <w:rtl w:val="0"/>
          <w:lang w:val="en-US"/>
        </w:rPr>
        <w:t xml:space="preserve">ide </w:t>
      </w:r>
      <w:ins w:id="68" w:date="2017-03-09T6:41:26 PMZ" w:author="P. Bauer">
        <w:r>
          <w:rPr>
            <w:rtl w:val="0"/>
            <w:lang w:val="en-US"/>
          </w:rPr>
          <w:t>q</w:t>
        </w:r>
      </w:ins>
      <w:del w:id="69" w:date="2017-03-09T6:41:26 PMZ" w:author="P. Bauer">
        <w:r>
          <w:rPr>
            <w:rtl w:val="0"/>
            <w:lang w:val="en-US"/>
          </w:rPr>
          <w:delText>Q</w:delText>
        </w:r>
      </w:del>
      <w:r>
        <w:rPr>
          <w:rtl w:val="0"/>
          <w:lang w:val="en-US"/>
        </w:rPr>
        <w:t xml:space="preserve">uests. When </w:t>
      </w:r>
      <w:del w:id="70" w:date="2017-03-09T6:41:34 PMZ" w:author="P. Bauer">
        <w:r>
          <w:rPr>
            <w:rtl w:val="0"/>
            <w:lang w:val="en-US"/>
          </w:rPr>
          <w:delText>de</w:delText>
        </w:r>
      </w:del>
      <w:ins w:id="71" w:date="2017-03-09T6:41:34 PMZ" w:author="P. Bauer">
        <w:r>
          <w:rPr>
            <w:rtl w:val="0"/>
            <w:lang w:val="en-US"/>
          </w:rPr>
          <w:t>the</w:t>
        </w:r>
      </w:ins>
      <w:r>
        <w:rPr>
          <w:rtl w:val="0"/>
          <w:lang w:val="en-US"/>
        </w:rPr>
        <w:t xml:space="preserve"> player does </w:t>
      </w:r>
      <w:ins w:id="72" w:date="2017-03-09T6:41:43 PMZ" w:author="P. Bauer">
        <w:r>
          <w:rPr>
            <w:rtl w:val="0"/>
            <w:lang w:val="en-US"/>
          </w:rPr>
          <w:t>m</w:t>
        </w:r>
      </w:ins>
      <w:del w:id="73" w:date="2017-03-09T6:41:43 PMZ" w:author="P. Bauer">
        <w:r>
          <w:rPr>
            <w:rtl w:val="0"/>
            <w:lang w:val="en-US"/>
          </w:rPr>
          <w:delText>M</w:delText>
        </w:r>
      </w:del>
      <w:r>
        <w:rPr>
          <w:rtl w:val="0"/>
          <w:lang w:val="en-US"/>
        </w:rPr>
        <w:t xml:space="preserve">ain </w:t>
      </w:r>
      <w:ins w:id="74" w:date="2017-03-09T6:41:47 PMZ" w:author="P. Bauer">
        <w:r>
          <w:rPr>
            <w:rtl w:val="0"/>
            <w:lang w:val="en-US"/>
          </w:rPr>
          <w:t>q</w:t>
        </w:r>
      </w:ins>
      <w:del w:id="75" w:date="2017-03-09T6:41:46 PMZ" w:author="P. Bauer">
        <w:r>
          <w:rPr>
            <w:rtl w:val="0"/>
            <w:lang w:val="en-US"/>
          </w:rPr>
          <w:delText>Q</w:delText>
        </w:r>
      </w:del>
      <w:r>
        <w:rPr>
          <w:rtl w:val="0"/>
          <w:lang w:val="en-US"/>
        </w:rPr>
        <w:t xml:space="preserve">uests he progresses in the story and can therefore finish the game. When completing a </w:t>
      </w:r>
      <w:ins w:id="76" w:date="2017-03-09T6:43:10 PMZ" w:author="P. Bauer">
        <w:r>
          <w:rPr>
            <w:rtl w:val="0"/>
            <w:lang w:val="en-US"/>
          </w:rPr>
          <w:t>s</w:t>
        </w:r>
      </w:ins>
      <w:del w:id="77" w:date="2017-03-09T6:43:10 PMZ" w:author="P. Bauer">
        <w:r>
          <w:rPr>
            <w:rtl w:val="0"/>
            <w:lang w:val="en-US"/>
          </w:rPr>
          <w:delText>S</w:delText>
        </w:r>
      </w:del>
      <w:r>
        <w:rPr>
          <w:rtl w:val="0"/>
          <w:lang w:val="en-US"/>
        </w:rPr>
        <w:t xml:space="preserve">ide </w:t>
      </w:r>
      <w:ins w:id="78" w:date="2017-03-09T6:43:12 PMZ" w:author="P. Bauer">
        <w:r>
          <w:rPr>
            <w:rtl w:val="0"/>
            <w:lang w:val="en-US"/>
          </w:rPr>
          <w:t>q</w:t>
        </w:r>
      </w:ins>
      <w:del w:id="79" w:date="2017-03-09T6:43:12 PMZ" w:author="P. Bauer">
        <w:r>
          <w:rPr>
            <w:rtl w:val="0"/>
            <w:lang w:val="en-US"/>
          </w:rPr>
          <w:delText>Q</w:delText>
        </w:r>
      </w:del>
      <w:r>
        <w:rPr>
          <w:rtl w:val="0"/>
          <w:lang w:val="en-US"/>
        </w:rPr>
        <w:t>uest the player can earn additional experience points and gold.</w:t>
        <w:br w:type="textWrapping"/>
      </w:r>
      <w:commentRangeEnd w:id="54"/>
      <w:r>
        <w:commentReference w:id="54"/>
      </w:r>
    </w:p>
    <w:p>
      <w:pPr>
        <w:pStyle w:val="heading 3"/>
        <w:numPr>
          <w:ilvl w:val="0"/>
          <w:numId w:val="6"/>
        </w:numPr>
        <w:rPr>
          <w:lang w:val="en-US"/>
        </w:rPr>
      </w:pPr>
      <w:bookmarkStart w:name="_Toc12" w:id="80"/>
      <w:r>
        <w:rPr>
          <w:rtl w:val="0"/>
          <w:lang w:val="en-US"/>
        </w:rPr>
        <w:t>Use Case: Exploring ID: 1.4</w:t>
      </w:r>
      <w:bookmarkEnd w:id="80"/>
    </w:p>
    <w:p>
      <w:pPr>
        <w:pStyle w:val="Normal.0"/>
        <w:ind w:left="708" w:firstLine="0"/>
      </w:pPr>
      <w:r>
        <w:rPr>
          <w:rtl w:val="0"/>
          <w:lang w:val="en-US"/>
        </w:rPr>
        <w:t xml:space="preserve">A </w:t>
      </w:r>
      <w:ins w:id="81" w:date="2017-03-09T6:44:09 PMZ" w:author="P. Bauer">
        <w:r>
          <w:rPr>
            <w:rtl w:val="0"/>
            <w:lang w:val="en-US"/>
          </w:rPr>
          <w:t>m</w:t>
        </w:r>
      </w:ins>
      <w:del w:id="82" w:date="2017-03-09T6:44:08 PMZ" w:author="P. Bauer">
        <w:r>
          <w:rPr>
            <w:rtl w:val="0"/>
            <w:lang w:val="en-US"/>
          </w:rPr>
          <w:delText>M</w:delText>
        </w:r>
      </w:del>
      <w:r>
        <w:rPr>
          <w:rtl w:val="0"/>
          <w:lang w:val="en-US"/>
        </w:rPr>
        <w:t>ain aspect of our game is the open world environment. The player is free to explore the environment and discover new things along the way. These things can be for example, a new item or a cave which can be explored.</w:t>
      </w:r>
    </w:p>
    <w:p>
      <w:pPr>
        <w:pStyle w:val="heading 3"/>
        <w:numPr>
          <w:ilvl w:val="0"/>
          <w:numId w:val="6"/>
        </w:numPr>
        <w:rPr>
          <w:lang w:val="en-US"/>
        </w:rPr>
      </w:pPr>
      <w:bookmarkStart w:name="_Toc13" w:id="83"/>
      <w:r>
        <w:rPr>
          <w:rtl w:val="0"/>
          <w:lang w:val="en-US"/>
        </w:rPr>
        <w:t>Use Case: Chat ID: 1.5</w:t>
      </w:r>
      <w:bookmarkEnd w:id="83"/>
    </w:p>
    <w:p>
      <w:pPr>
        <w:pStyle w:val="Normal.0"/>
        <w:ind w:left="708" w:firstLine="0"/>
      </w:pPr>
      <w:r>
        <w:rPr>
          <w:rtl w:val="0"/>
          <w:lang w:val="en-US"/>
        </w:rPr>
        <w:t xml:space="preserve">The </w:t>
      </w:r>
      <w:ins w:id="84" w:date="2017-03-09T6:44:27 PMZ" w:author="P. Bauer">
        <w:r>
          <w:rPr>
            <w:rtl w:val="0"/>
            <w:lang w:val="en-US"/>
          </w:rPr>
          <w:t>u</w:t>
        </w:r>
      </w:ins>
      <w:del w:id="85" w:date="2017-03-09T6:44:26 PMZ" w:author="P. Bauer">
        <w:r>
          <w:rPr>
            <w:rtl w:val="0"/>
            <w:lang w:val="en-US"/>
          </w:rPr>
          <w:delText>U</w:delText>
        </w:r>
      </w:del>
      <w:r>
        <w:rPr>
          <w:rtl w:val="0"/>
          <w:lang w:val="en-US"/>
        </w:rPr>
        <w:t xml:space="preserve">se </w:t>
      </w:r>
      <w:ins w:id="86" w:date="2017-03-09T6:44:30 PMZ" w:author="P. Bauer">
        <w:r>
          <w:rPr>
            <w:rtl w:val="0"/>
            <w:lang w:val="en-US"/>
          </w:rPr>
          <w:t>c</w:t>
        </w:r>
      </w:ins>
      <w:del w:id="87" w:date="2017-03-09T6:44:30 PMZ" w:author="P. Bauer">
        <w:r>
          <w:rPr>
            <w:rtl w:val="0"/>
            <w:lang w:val="en-US"/>
          </w:rPr>
          <w:delText>C</w:delText>
        </w:r>
      </w:del>
      <w:r>
        <w:rPr>
          <w:rtl w:val="0"/>
          <w:lang w:val="en-US"/>
        </w:rPr>
        <w:t xml:space="preserve">ase Chat describes that the player can talk to every NPC in the game. While talking to an NPC it can also happen, that the player can get a new </w:t>
      </w:r>
      <w:ins w:id="88" w:date="2017-03-09T6:45:44 PMZ" w:author="P. Bauer">
        <w:r>
          <w:rPr>
            <w:rtl w:val="0"/>
            <w:lang w:val="en-US"/>
          </w:rPr>
          <w:t>q</w:t>
        </w:r>
      </w:ins>
      <w:del w:id="89" w:date="2017-03-09T6:45:44 PMZ" w:author="P. Bauer">
        <w:r>
          <w:rPr>
            <w:rtl w:val="0"/>
            <w:lang w:val="en-US"/>
          </w:rPr>
          <w:delText>Q</w:delText>
        </w:r>
      </w:del>
      <w:r>
        <w:rPr>
          <w:rtl w:val="0"/>
          <w:lang w:val="en-US"/>
        </w:rPr>
        <w:t xml:space="preserve">uest or just an important information. Of </w:t>
      </w:r>
      <w:ins w:id="90" w:date="2017-03-09T6:45:53 PMZ" w:author="P. Bauer">
        <w:r>
          <w:rPr>
            <w:rtl w:val="0"/>
            <w:lang w:val="en-US"/>
          </w:rPr>
          <w:t>c</w:t>
        </w:r>
      </w:ins>
      <w:del w:id="91" w:date="2017-03-09T6:45:53 PMZ" w:author="P. Bauer">
        <w:r>
          <w:rPr>
            <w:rtl w:val="0"/>
            <w:lang w:val="en-US"/>
          </w:rPr>
          <w:delText>C</w:delText>
        </w:r>
      </w:del>
      <w:r>
        <w:rPr>
          <w:rtl w:val="0"/>
          <w:lang w:val="en-US"/>
        </w:rPr>
        <w:t>o</w:t>
      </w:r>
      <w:ins w:id="92" w:date="2017-03-09T6:45:55 PMZ" w:author="P. Bauer">
        <w:r>
          <w:rPr>
            <w:rtl w:val="0"/>
            <w:lang w:val="en-US"/>
          </w:rPr>
          <w:t>u</w:t>
        </w:r>
      </w:ins>
      <w:r>
        <w:rPr>
          <w:rtl w:val="0"/>
          <w:lang w:val="en-US"/>
        </w:rPr>
        <w:t xml:space="preserve">rse not every person </w:t>
      </w:r>
      <w:ins w:id="93" w:date="2017-03-09T6:46:04 PMZ" w:author="P. Bauer">
        <w:r>
          <w:rPr>
            <w:rtl w:val="0"/>
            <w:lang w:val="en-US"/>
          </w:rPr>
          <w:t>h</w:t>
        </w:r>
      </w:ins>
      <w:r>
        <w:rPr>
          <w:rtl w:val="0"/>
          <w:lang w:val="en-US"/>
        </w:rPr>
        <w:t xml:space="preserve">as to say something useful and so there are also many </w:t>
      </w:r>
      <w:commentRangeStart w:id="94"/>
      <w:r>
        <w:rPr>
          <w:rtl w:val="0"/>
          <w:lang w:val="en-US"/>
        </w:rPr>
        <w:t>funny</w:t>
      </w:r>
      <w:commentRangeEnd w:id="94"/>
      <w:r>
        <w:commentReference w:id="94"/>
      </w:r>
      <w:r>
        <w:rPr>
          <w:rtl w:val="0"/>
          <w:lang w:val="en-US"/>
        </w:rPr>
        <w:t xml:space="preserve"> dialogues which just entertain the player.</w:t>
      </w:r>
    </w:p>
    <w:p>
      <w:pPr>
        <w:pStyle w:val="heading 3"/>
        <w:numPr>
          <w:ilvl w:val="0"/>
          <w:numId w:val="6"/>
        </w:numPr>
        <w:rPr>
          <w:lang w:val="en-US"/>
        </w:rPr>
      </w:pPr>
      <w:bookmarkStart w:name="_Toc14" w:id="95"/>
      <w:r>
        <w:rPr>
          <w:rtl w:val="0"/>
          <w:lang w:val="en-US"/>
        </w:rPr>
        <w:t>Use Case: Get Quests ID: 1.6</w:t>
      </w:r>
      <w:bookmarkEnd w:id="95"/>
    </w:p>
    <w:p>
      <w:pPr>
        <w:pStyle w:val="Normal.0"/>
        <w:ind w:left="708" w:firstLine="0"/>
      </w:pPr>
      <w:r>
        <w:rPr>
          <w:rtl w:val="0"/>
          <w:lang w:val="en-US"/>
        </w:rPr>
        <w:t>A player can acquire quests by talking to a NPC (e.g.: a mage which lost his apprentice and the player has the quest to find him) or by just roaming the world (e.g.: an old lady which has wrenched her leg hand shouts for help)</w:t>
      </w:r>
    </w:p>
    <w:p>
      <w:pPr>
        <w:pStyle w:val="Normal.0"/>
      </w:pPr>
    </w:p>
    <w:p>
      <w:pPr>
        <w:pStyle w:val="heading 2"/>
      </w:pPr>
      <w:bookmarkStart w:name="_Toc15" w:id="96"/>
      <w:r>
        <w:rPr>
          <w:rtl w:val="0"/>
          <w:lang w:val="en-US"/>
        </w:rPr>
        <w:t>2.2.2 GUI of the Game</w:t>
      </w:r>
      <w:bookmarkEnd w:id="96"/>
    </w:p>
    <w:p>
      <w:pPr>
        <w:pStyle w:val="Normal.0"/>
      </w:pPr>
      <w:r>
        <w:rPr>
          <w:lang w:val="de-DE"/>
        </w:rPr>
        <mc:AlternateContent>
          <mc:Choice Requires="wpg">
            <w:drawing>
              <wp:anchor distT="0" distB="0" distL="0" distR="0" simplePos="0" relativeHeight="251666432" behindDoc="0" locked="0" layoutInCell="1" allowOverlap="1">
                <wp:simplePos x="0" y="0"/>
                <wp:positionH relativeFrom="page">
                  <wp:posOffset>912139</wp:posOffset>
                </wp:positionH>
                <wp:positionV relativeFrom="line">
                  <wp:posOffset>2306954</wp:posOffset>
                </wp:positionV>
                <wp:extent cx="3429001" cy="647700"/>
                <wp:effectExtent l="0" t="0" r="0" b="0"/>
                <wp:wrapNone/>
                <wp:docPr id="1073741841" name="officeArt object"/>
                <wp:cNvGraphicFramePr/>
                <a:graphic xmlns:a="http://schemas.openxmlformats.org/drawingml/2006/main">
                  <a:graphicData uri="http://schemas.microsoft.com/office/word/2010/wordprocessingGroup">
                    <wpg:wgp>
                      <wpg:cNvGrpSpPr/>
                      <wpg:grpSpPr>
                        <a:xfrm>
                          <a:off x="0" y="0"/>
                          <a:ext cx="3429001" cy="647700"/>
                          <a:chOff x="0" y="0"/>
                          <a:chExt cx="3429000" cy="647700"/>
                        </a:xfrm>
                      </wpg:grpSpPr>
                      <wpg:grpSp>
                        <wpg:cNvPr id="1073741838" name="Group 1073741838"/>
                        <wpg:cNvGrpSpPr/>
                        <wpg:grpSpPr>
                          <a:xfrm>
                            <a:off x="-1" y="0"/>
                            <a:ext cx="2114551" cy="647700"/>
                            <a:chOff x="0" y="0"/>
                            <a:chExt cx="2114550" cy="647700"/>
                          </a:xfrm>
                        </wpg:grpSpPr>
                        <wps:wsp>
                          <wps:cNvPr id="1073741836" name="Shape 1073741836"/>
                          <wps:cNvSpPr/>
                          <wps:spPr>
                            <a:xfrm>
                              <a:off x="0" y="0"/>
                              <a:ext cx="2114550" cy="647700"/>
                            </a:xfrm>
                            <a:prstGeom prst="rect">
                              <a:avLst/>
                            </a:prstGeom>
                            <a:solidFill>
                              <a:srgbClr val="FFFFFF"/>
                            </a:solidFill>
                            <a:ln w="9525" cap="flat">
                              <a:solidFill>
                                <a:srgbClr val="000000"/>
                              </a:solidFill>
                              <a:prstDash val="solid"/>
                              <a:miter lim="800000"/>
                            </a:ln>
                            <a:effectLst/>
                          </wps:spPr>
                          <wps:bodyPr/>
                        </wps:wsp>
                        <wps:wsp>
                          <wps:cNvPr id="1073741837" name="Shape 1073741837"/>
                          <wps:cNvSpPr/>
                          <wps:spPr>
                            <a:xfrm>
                              <a:off x="0" y="0"/>
                              <a:ext cx="2114550" cy="647700"/>
                            </a:xfrm>
                            <a:prstGeom prst="rect">
                              <a:avLst/>
                            </a:prstGeom>
                            <a:noFill/>
                            <a:ln w="12700" cap="flat">
                              <a:noFill/>
                              <a:miter lim="400000"/>
                            </a:ln>
                            <a:effectLst/>
                          </wps:spPr>
                          <wps:txbx>
                            <w:txbxContent>
                              <w:p>
                                <w:pPr>
                                  <w:pStyle w:val="Normal.0"/>
                                </w:pPr>
                                <w:r>
                                  <w:rPr>
                                    <w:rtl w:val="0"/>
                                    <w:lang w:val="en-US"/>
                                  </w:rPr>
                                  <w:t>Quit: Closes the Game</w:t>
                                </w:r>
                              </w:p>
                            </w:txbxContent>
                          </wps:txbx>
                          <wps:bodyPr wrap="square" lIns="45719" tIns="45719" rIns="45719" bIns="45719" numCol="1" anchor="t">
                            <a:noAutofit/>
                          </wps:bodyPr>
                        </wps:wsp>
                      </wpg:grpSp>
                      <wps:wsp>
                        <wps:cNvPr id="1073741839" name="Shape 1073741839"/>
                        <wps:cNvSpPr/>
                        <wps:spPr>
                          <a:xfrm>
                            <a:off x="2228850" y="119283"/>
                            <a:ext cx="1200150" cy="352426"/>
                          </a:xfrm>
                          <a:prstGeom prst="rect">
                            <a:avLst/>
                          </a:prstGeom>
                          <a:noFill/>
                          <a:ln w="12700" cap="flat">
                            <a:solidFill>
                              <a:srgbClr val="FFFFFF"/>
                            </a:solidFill>
                            <a:prstDash val="solid"/>
                            <a:miter lim="800000"/>
                          </a:ln>
                          <a:effectLst/>
                        </wps:spPr>
                        <wps:bodyPr/>
                      </wps:wsp>
                      <wps:wsp>
                        <wps:cNvPr id="1073741840" name="Shape 1073741840"/>
                        <wps:cNvSpPr/>
                        <wps:spPr>
                          <a:xfrm flipH="1">
                            <a:off x="2114549" y="295496"/>
                            <a:ext cx="114301" cy="28355"/>
                          </a:xfrm>
                          <a:prstGeom prst="line">
                            <a:avLst/>
                          </a:prstGeom>
                          <a:noFill/>
                          <a:ln w="19050" cap="flat">
                            <a:solidFill>
                              <a:srgbClr val="FFFFFF"/>
                            </a:solidFill>
                            <a:prstDash val="solid"/>
                            <a:miter lim="800000"/>
                          </a:ln>
                          <a:effectLst/>
                        </wps:spPr>
                        <wps:bodyPr/>
                      </wps:wsp>
                    </wpg:wgp>
                  </a:graphicData>
                </a:graphic>
              </wp:anchor>
            </w:drawing>
          </mc:Choice>
          <mc:Fallback>
            <w:pict>
              <v:group id="_x0000_s1036" style="visibility:visible;position:absolute;margin-left:71.8pt;margin-top:181.6pt;width:270.0pt;height:51.0pt;z-index:251666432;mso-position-horizontal:absolute;mso-position-horizontal-relative:page;mso-position-vertical:absolute;mso-position-vertical-relative:line;mso-wrap-distance-left:0.0pt;mso-wrap-distance-top:0.0pt;mso-wrap-distance-right:0.0pt;mso-wrap-distance-bottom:0.0pt;" coordorigin="0,0" coordsize="3429000,647700">
                <w10:wrap type="none" side="bothSides" anchorx="page"/>
                <v:group id="_x0000_s1037" style="position:absolute;left:0;top:0;width:2114550;height:647700;" coordorigin="0,0" coordsize="2114550,647700">
                  <v:rect id="_x0000_s1038" style="position:absolute;left:0;top:0;width:2114550;height:647700;">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39" style="position:absolute;left:0;top:0;width:2114550;height:647700;">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tl w:val="0"/>
                              <w:lang w:val="en-US"/>
                            </w:rPr>
                            <w:t>Quit: Closes the Game</w:t>
                          </w:r>
                        </w:p>
                      </w:txbxContent>
                    </v:textbox>
                  </v:rect>
                </v:group>
                <v:rect id="_x0000_s1040" style="position:absolute;left:2228850;top:119283;width:1200150;height:352425;">
                  <v:fill on="f"/>
                  <v:stroke filltype="solid" color="#FFFFFF" opacity="100.0%" weight="1.0pt" dashstyle="solid" endcap="flat" miterlimit="800.0%" joinstyle="miter" linestyle="single" startarrow="none" startarrowwidth="medium" startarrowlength="medium" endarrow="none" endarrowwidth="medium" endarrowlength="medium"/>
                </v:rect>
                <v:line id="_x0000_s1041" style="position:absolute;left:2114550;top:295496;width:114300;height:28354;flip:x;">
                  <v:fill on="f"/>
                  <v:stroke filltype="solid" color="#FFFFFF" opacity="100.0%" weight="1.5pt" dashstyle="solid" endcap="flat" miterlimit="800.0%" joinstyle="miter" linestyle="single" startarrow="none" startarrowwidth="medium" startarrowlength="medium" endarrow="none" endarrowwidth="medium" endarrowlength="medium"/>
                </v:line>
              </v:group>
            </w:pict>
          </mc:Fallback>
        </mc:AlternateContent>
      </w:r>
      <w:commentRangeStart w:id="97"/>
      <w:r>
        <w:rPr>
          <w:lang w:val="de-DE"/>
        </w:rPr>
        <mc:AlternateContent>
          <mc:Choice Requires="wpg">
            <w:drawing>
              <wp:anchor distT="0" distB="0" distL="0" distR="0" simplePos="0" relativeHeight="251664384" behindDoc="0" locked="0" layoutInCell="1" allowOverlap="1">
                <wp:simplePos x="0" y="0"/>
                <wp:positionH relativeFrom="column">
                  <wp:posOffset>233680</wp:posOffset>
                </wp:positionH>
                <wp:positionV relativeFrom="line">
                  <wp:posOffset>536573</wp:posOffset>
                </wp:positionV>
                <wp:extent cx="3219451" cy="1476376"/>
                <wp:effectExtent l="0" t="0" r="0" b="0"/>
                <wp:wrapNone/>
                <wp:docPr id="1073741847" name="officeArt object"/>
                <wp:cNvGraphicFramePr/>
                <a:graphic xmlns:a="http://schemas.openxmlformats.org/drawingml/2006/main">
                  <a:graphicData uri="http://schemas.microsoft.com/office/word/2010/wordprocessingGroup">
                    <wpg:wgp>
                      <wpg:cNvGrpSpPr/>
                      <wpg:grpSpPr>
                        <a:xfrm>
                          <a:off x="0" y="0"/>
                          <a:ext cx="3219451" cy="1476376"/>
                          <a:chOff x="0" y="0"/>
                          <a:chExt cx="3219450" cy="1476375"/>
                        </a:xfrm>
                      </wpg:grpSpPr>
                      <wpg:grpSp>
                        <wpg:cNvPr id="1073741844" name="Group 1073741844"/>
                        <wpg:cNvGrpSpPr/>
                        <wpg:grpSpPr>
                          <a:xfrm>
                            <a:off x="-1" y="-1"/>
                            <a:ext cx="1990726" cy="1300164"/>
                            <a:chOff x="0" y="0"/>
                            <a:chExt cx="1990725" cy="1300162"/>
                          </a:xfrm>
                        </wpg:grpSpPr>
                        <wps:wsp>
                          <wps:cNvPr id="1073741842" name="Shape 1073741842"/>
                          <wps:cNvSpPr/>
                          <wps:spPr>
                            <a:xfrm>
                              <a:off x="0" y="0"/>
                              <a:ext cx="1990725" cy="1300163"/>
                            </a:xfrm>
                            <a:prstGeom prst="rect">
                              <a:avLst/>
                            </a:prstGeom>
                            <a:solidFill>
                              <a:srgbClr val="FFFFFF"/>
                            </a:solidFill>
                            <a:ln w="9525" cap="flat">
                              <a:solidFill>
                                <a:srgbClr val="000000"/>
                              </a:solidFill>
                              <a:prstDash val="solid"/>
                              <a:miter lim="800000"/>
                            </a:ln>
                            <a:effectLst/>
                          </wps:spPr>
                          <wps:bodyPr/>
                        </wps:wsp>
                        <wps:wsp>
                          <wps:cNvPr id="1073741843" name="Shape 1073741843"/>
                          <wps:cNvSpPr/>
                          <wps:spPr>
                            <a:xfrm>
                              <a:off x="0" y="0"/>
                              <a:ext cx="1990725" cy="1300163"/>
                            </a:xfrm>
                            <a:prstGeom prst="rect">
                              <a:avLst/>
                            </a:prstGeom>
                            <a:noFill/>
                            <a:ln w="12700" cap="flat">
                              <a:noFill/>
                              <a:miter lim="400000"/>
                            </a:ln>
                            <a:effectLst/>
                          </wps:spPr>
                          <wps:txbx>
                            <w:txbxContent>
                              <w:p>
                                <w:pPr>
                                  <w:pStyle w:val="Normal.0"/>
                                </w:pPr>
                                <w:r>
                                  <w:rPr>
                                    <w:rtl w:val="0"/>
                                    <w:lang w:val="en-US"/>
                                  </w:rPr>
                                  <w:t>Load: This button can be used, to load an existing Game. (There will be 3 Game Slots which one will be overwritten, if the player saves he game)</w:t>
                                </w:r>
                              </w:p>
                            </w:txbxContent>
                          </wps:txbx>
                          <wps:bodyPr wrap="square" lIns="45719" tIns="45719" rIns="45719" bIns="45719" numCol="1" anchor="t">
                            <a:noAutofit/>
                          </wps:bodyPr>
                        </wps:wsp>
                      </wpg:grpSp>
                      <wps:wsp>
                        <wps:cNvPr id="1073741845" name="Shape 1073741845"/>
                        <wps:cNvSpPr/>
                        <wps:spPr>
                          <a:xfrm>
                            <a:off x="2019300" y="1123950"/>
                            <a:ext cx="1200150" cy="352426"/>
                          </a:xfrm>
                          <a:prstGeom prst="rect">
                            <a:avLst/>
                          </a:prstGeom>
                          <a:noFill/>
                          <a:ln w="12700" cap="flat">
                            <a:solidFill>
                              <a:srgbClr val="FFFFFF"/>
                            </a:solidFill>
                            <a:prstDash val="solid"/>
                            <a:miter lim="800000"/>
                          </a:ln>
                          <a:effectLst/>
                        </wps:spPr>
                        <wps:bodyPr/>
                      </wps:wsp>
                      <wps:wsp>
                        <wps:cNvPr id="1073741846" name="Shape 1073741846"/>
                        <wps:cNvSpPr/>
                        <wps:spPr>
                          <a:xfrm flipH="1" flipV="1">
                            <a:off x="995362" y="1300162"/>
                            <a:ext cx="1023938" cy="3"/>
                          </a:xfrm>
                          <a:prstGeom prst="line">
                            <a:avLst/>
                          </a:prstGeom>
                          <a:noFill/>
                          <a:ln w="19050" cap="flat">
                            <a:solidFill>
                              <a:srgbClr val="FFFFFF"/>
                            </a:solidFill>
                            <a:prstDash val="solid"/>
                            <a:miter lim="800000"/>
                          </a:ln>
                          <a:effectLst/>
                        </wps:spPr>
                        <wps:bodyPr/>
                      </wps:wsp>
                    </wpg:wgp>
                  </a:graphicData>
                </a:graphic>
              </wp:anchor>
            </w:drawing>
          </mc:Choice>
          <mc:Fallback>
            <w:pict>
              <v:group id="_x0000_s1042" style="visibility:visible;position:absolute;margin-left:18.4pt;margin-top:42.2pt;width:253.5pt;height:116.3pt;z-index:251664384;mso-position-horizontal:absolute;mso-position-horizontal-relative:text;mso-position-vertical:absolute;mso-position-vertical-relative:line;mso-wrap-distance-left:0.0pt;mso-wrap-distance-top:0.0pt;mso-wrap-distance-right:0.0pt;mso-wrap-distance-bottom:0.0pt;" coordorigin="0,0" coordsize="3219450,1476376">
                <w10:wrap type="none" side="bothSides" anchorx="text"/>
                <v:group id="_x0000_s1043" style="position:absolute;left:0;top:0;width:1990725;height:1300163;" coordorigin="0,0" coordsize="1990725,1300163">
                  <v:rect id="_x0000_s1044" style="position:absolute;left:0;top:0;width:1990725;height:1300163;">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45" style="position:absolute;left:0;top:0;width:1990725;height:1300163;">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tl w:val="0"/>
                              <w:lang w:val="en-US"/>
                            </w:rPr>
                            <w:t>Load: This button can be used, to load an existing Game. (There will be 3 Game Slots which one will be overwritten, if the player saves he game)</w:t>
                          </w:r>
                        </w:p>
                      </w:txbxContent>
                    </v:textbox>
                  </v:rect>
                </v:group>
                <v:rect id="_x0000_s1046" style="position:absolute;left:2019300;top:1123951;width:1200150;height:352425;">
                  <v:fill on="f"/>
                  <v:stroke filltype="solid" color="#FFFFFF" opacity="100.0%" weight="1.0pt" dashstyle="solid" endcap="flat" miterlimit="800.0%" joinstyle="miter" linestyle="single" startarrow="none" startarrowwidth="medium" startarrowlength="medium" endarrow="none" endarrowwidth="medium" endarrowlength="medium"/>
                </v:rect>
                <v:line id="_x0000_s1047" style="position:absolute;left:995363;top:1300163;width:1023937;height:1;flip:x y;">
                  <v:fill on="f"/>
                  <v:stroke filltype="solid" color="#FFFFFF" opacity="100.0%" weight="1.5pt" dashstyle="solid" endcap="flat" miterlimit="800.0%" joinstyle="miter" linestyle="single" startarrow="none" startarrowwidth="medium" startarrowlength="medium" endarrow="none" endarrowwidth="medium" endarrowlength="medium"/>
                </v:line>
              </v:group>
            </w:pict>
          </mc:Fallback>
        </mc:AlternateContent>
      </w:r>
      <w:commentRangeEnd w:id="97"/>
      <w:r>
        <w:commentReference w:id="97"/>
      </w:r>
      <w:r>
        <w:rPr>
          <w:lang w:val="de-DE"/>
        </w:rPr>
        <mc:AlternateContent>
          <mc:Choice Requires="wpg">
            <w:drawing>
              <wp:anchor distT="0" distB="0" distL="0" distR="0" simplePos="0" relativeHeight="251665408" behindDoc="0" locked="0" layoutInCell="1" allowOverlap="1">
                <wp:simplePos x="0" y="0"/>
                <wp:positionH relativeFrom="column">
                  <wp:posOffset>2262504</wp:posOffset>
                </wp:positionH>
                <wp:positionV relativeFrom="line">
                  <wp:posOffset>1465262</wp:posOffset>
                </wp:positionV>
                <wp:extent cx="3438526" cy="928688"/>
                <wp:effectExtent l="0" t="0" r="0" b="0"/>
                <wp:wrapNone/>
                <wp:docPr id="1073741853" name="officeArt object"/>
                <wp:cNvGraphicFramePr/>
                <a:graphic xmlns:a="http://schemas.openxmlformats.org/drawingml/2006/main">
                  <a:graphicData uri="http://schemas.microsoft.com/office/word/2010/wordprocessingGroup">
                    <wpg:wgp>
                      <wpg:cNvGrpSpPr/>
                      <wpg:grpSpPr>
                        <a:xfrm>
                          <a:off x="0" y="0"/>
                          <a:ext cx="3438526" cy="928688"/>
                          <a:chOff x="0" y="0"/>
                          <a:chExt cx="3438525" cy="928687"/>
                        </a:xfrm>
                      </wpg:grpSpPr>
                      <wpg:grpSp>
                        <wpg:cNvPr id="1073741850" name="Group 1073741850"/>
                        <wpg:cNvGrpSpPr/>
                        <wpg:grpSpPr>
                          <a:xfrm>
                            <a:off x="1323975" y="0"/>
                            <a:ext cx="2114550" cy="647701"/>
                            <a:chOff x="0" y="0"/>
                            <a:chExt cx="2114550" cy="647700"/>
                          </a:xfrm>
                        </wpg:grpSpPr>
                        <wps:wsp>
                          <wps:cNvPr id="1073741848" name="Shape 1073741848"/>
                          <wps:cNvSpPr/>
                          <wps:spPr>
                            <a:xfrm>
                              <a:off x="0" y="0"/>
                              <a:ext cx="2114550" cy="647700"/>
                            </a:xfrm>
                            <a:prstGeom prst="rect">
                              <a:avLst/>
                            </a:prstGeom>
                            <a:solidFill>
                              <a:srgbClr val="FFFFFF"/>
                            </a:solidFill>
                            <a:ln w="9525" cap="flat">
                              <a:solidFill>
                                <a:srgbClr val="000000"/>
                              </a:solidFill>
                              <a:prstDash val="solid"/>
                              <a:miter lim="800000"/>
                            </a:ln>
                            <a:effectLst/>
                          </wps:spPr>
                          <wps:bodyPr/>
                        </wps:wsp>
                        <wps:wsp>
                          <wps:cNvPr id="1073741849" name="Shape 1073741849"/>
                          <wps:cNvSpPr/>
                          <wps:spPr>
                            <a:xfrm>
                              <a:off x="0" y="0"/>
                              <a:ext cx="2114550" cy="647700"/>
                            </a:xfrm>
                            <a:prstGeom prst="rect">
                              <a:avLst/>
                            </a:prstGeom>
                            <a:noFill/>
                            <a:ln w="12700" cap="flat">
                              <a:noFill/>
                              <a:miter lim="400000"/>
                            </a:ln>
                            <a:effectLst/>
                          </wps:spPr>
                          <wps:txbx>
                            <w:txbxContent>
                              <w:p>
                                <w:pPr>
                                  <w:pStyle w:val="Normal.0"/>
                                </w:pPr>
                                <w:r>
                                  <w:rPr>
                                    <w:rtl w:val="0"/>
                                    <w:lang w:val="en-US"/>
                                  </w:rPr>
                                  <w:t>Options: Some options for the Game. E.g.: Audio, Language, Difficulty</w:t>
                                </w:r>
                              </w:p>
                            </w:txbxContent>
                          </wps:txbx>
                          <wps:bodyPr wrap="square" lIns="45719" tIns="45719" rIns="45719" bIns="45719" numCol="1" anchor="t">
                            <a:noAutofit/>
                          </wps:bodyPr>
                        </wps:wsp>
                      </wpg:grpSp>
                      <wps:wsp>
                        <wps:cNvPr id="1073741851" name="Shape 1073741851"/>
                        <wps:cNvSpPr/>
                        <wps:spPr>
                          <a:xfrm>
                            <a:off x="-1" y="576262"/>
                            <a:ext cx="1200151" cy="352426"/>
                          </a:xfrm>
                          <a:prstGeom prst="rect">
                            <a:avLst/>
                          </a:prstGeom>
                          <a:noFill/>
                          <a:ln w="12700" cap="flat">
                            <a:solidFill>
                              <a:srgbClr val="FFFFFF"/>
                            </a:solidFill>
                            <a:prstDash val="solid"/>
                            <a:miter lim="800000"/>
                          </a:ln>
                          <a:effectLst/>
                        </wps:spPr>
                        <wps:bodyPr/>
                      </wps:wsp>
                      <wps:wsp>
                        <wps:cNvPr id="1073741852" name="Shape 1073741852"/>
                        <wps:cNvSpPr/>
                        <wps:spPr>
                          <a:xfrm flipV="1">
                            <a:off x="1200150" y="647699"/>
                            <a:ext cx="1181101" cy="104777"/>
                          </a:xfrm>
                          <a:prstGeom prst="line">
                            <a:avLst/>
                          </a:prstGeom>
                          <a:noFill/>
                          <a:ln w="19050" cap="flat">
                            <a:solidFill>
                              <a:srgbClr val="FFFFFF"/>
                            </a:solidFill>
                            <a:prstDash val="solid"/>
                            <a:miter lim="800000"/>
                          </a:ln>
                          <a:effectLst/>
                        </wps:spPr>
                        <wps:bodyPr/>
                      </wps:wsp>
                    </wpg:wgp>
                  </a:graphicData>
                </a:graphic>
              </wp:anchor>
            </w:drawing>
          </mc:Choice>
          <mc:Fallback>
            <w:pict>
              <v:group id="_x0000_s1048" style="visibility:visible;position:absolute;margin-left:178.1pt;margin-top:115.4pt;width:270.8pt;height:73.1pt;z-index:251665408;mso-position-horizontal:absolute;mso-position-horizontal-relative:text;mso-position-vertical:absolute;mso-position-vertical-relative:line;mso-wrap-distance-left:0.0pt;mso-wrap-distance-top:0.0pt;mso-wrap-distance-right:0.0pt;mso-wrap-distance-bottom:0.0pt;" coordorigin="0,0" coordsize="3438525,928687">
                <w10:wrap type="none" side="bothSides" anchorx="text"/>
                <v:group id="_x0000_s1049" style="position:absolute;left:1323975;top:0;width:2114550;height:647700;" coordorigin="0,0" coordsize="2114550,647700">
                  <v:rect id="_x0000_s1050" style="position:absolute;left:0;top:0;width:2114550;height:647700;">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51" style="position:absolute;left:0;top:0;width:2114550;height:647700;">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tl w:val="0"/>
                              <w:lang w:val="en-US"/>
                            </w:rPr>
                            <w:t>Options: Some options for the Game. E.g.: Audio, Language, Difficulty</w:t>
                          </w:r>
                        </w:p>
                      </w:txbxContent>
                    </v:textbox>
                  </v:rect>
                </v:group>
                <v:rect id="_x0000_s1052" style="position:absolute;left:0;top:576262;width:1200150;height:352425;">
                  <v:fill on="f"/>
                  <v:stroke filltype="solid" color="#FFFFFF" opacity="100.0%" weight="1.0pt" dashstyle="solid" endcap="flat" miterlimit="800.0%" joinstyle="miter" linestyle="single" startarrow="none" startarrowwidth="medium" startarrowlength="medium" endarrow="none" endarrowwidth="medium" endarrowlength="medium"/>
                </v:rect>
                <v:line id="_x0000_s1053" style="position:absolute;left:1200150;top:647700;width:1181100;height:104775;flip:y;">
                  <v:fill on="f"/>
                  <v:stroke filltype="solid" color="#FFFFFF" opacity="100.0%" weight="1.5pt" dashstyle="solid" endcap="flat" miterlimit="800.0%" joinstyle="miter" linestyle="single" startarrow="none" startarrowwidth="medium" startarrowlength="medium" endarrow="none" endarrowwidth="medium" endarrowlength="medium"/>
                </v:line>
              </v:group>
            </w:pict>
          </mc:Fallback>
        </mc:AlternateContent>
      </w:r>
      <w:r>
        <w:rPr>
          <w:lang w:val="de-DE"/>
        </w:rPr>
        <mc:AlternateContent>
          <mc:Choice Requires="wpg">
            <w:drawing>
              <wp:anchor distT="0" distB="0" distL="0" distR="0" simplePos="0" relativeHeight="251663360" behindDoc="0" locked="0" layoutInCell="1" allowOverlap="1">
                <wp:simplePos x="0" y="0"/>
                <wp:positionH relativeFrom="column">
                  <wp:posOffset>2262504</wp:posOffset>
                </wp:positionH>
                <wp:positionV relativeFrom="line">
                  <wp:posOffset>431800</wp:posOffset>
                </wp:positionV>
                <wp:extent cx="3476626" cy="1209676"/>
                <wp:effectExtent l="0" t="0" r="0" b="0"/>
                <wp:wrapNone/>
                <wp:docPr id="1073741859" name="officeArt object"/>
                <wp:cNvGraphicFramePr/>
                <a:graphic xmlns:a="http://schemas.openxmlformats.org/drawingml/2006/main">
                  <a:graphicData uri="http://schemas.microsoft.com/office/word/2010/wordprocessingGroup">
                    <wpg:wgp>
                      <wpg:cNvGrpSpPr/>
                      <wpg:grpSpPr>
                        <a:xfrm>
                          <a:off x="0" y="0"/>
                          <a:ext cx="3476626" cy="1209676"/>
                          <a:chOff x="0" y="0"/>
                          <a:chExt cx="3476625" cy="1209675"/>
                        </a:xfrm>
                      </wpg:grpSpPr>
                      <wpg:grpSp>
                        <wpg:cNvPr id="1073741856" name="Group 1073741856"/>
                        <wpg:cNvGrpSpPr/>
                        <wpg:grpSpPr>
                          <a:xfrm>
                            <a:off x="1362075" y="-1"/>
                            <a:ext cx="2114550" cy="647701"/>
                            <a:chOff x="0" y="0"/>
                            <a:chExt cx="2114550" cy="647700"/>
                          </a:xfrm>
                        </wpg:grpSpPr>
                        <wps:wsp>
                          <wps:cNvPr id="1073741854" name="Shape 1073741854"/>
                          <wps:cNvSpPr/>
                          <wps:spPr>
                            <a:xfrm>
                              <a:off x="0" y="0"/>
                              <a:ext cx="2114550" cy="647700"/>
                            </a:xfrm>
                            <a:prstGeom prst="rect">
                              <a:avLst/>
                            </a:prstGeom>
                            <a:solidFill>
                              <a:srgbClr val="FFFFFF"/>
                            </a:solidFill>
                            <a:ln w="9525" cap="flat">
                              <a:solidFill>
                                <a:srgbClr val="000000"/>
                              </a:solidFill>
                              <a:prstDash val="solid"/>
                              <a:miter lim="800000"/>
                            </a:ln>
                            <a:effectLst/>
                          </wps:spPr>
                          <wps:bodyPr/>
                        </wps:wsp>
                        <wps:wsp>
                          <wps:cNvPr id="1073741855" name="Shape 1073741855"/>
                          <wps:cNvSpPr/>
                          <wps:spPr>
                            <a:xfrm>
                              <a:off x="0" y="0"/>
                              <a:ext cx="2114550" cy="647700"/>
                            </a:xfrm>
                            <a:prstGeom prst="rect">
                              <a:avLst/>
                            </a:prstGeom>
                            <a:noFill/>
                            <a:ln w="12700" cap="flat">
                              <a:noFill/>
                              <a:miter lim="400000"/>
                            </a:ln>
                            <a:effectLst/>
                          </wps:spPr>
                          <wps:txbx>
                            <w:txbxContent>
                              <w:p>
                                <w:pPr>
                                  <w:pStyle w:val="Normal.0"/>
                                </w:pPr>
                                <w:r>
                                  <w:rPr>
                                    <w:rtl w:val="0"/>
                                    <w:lang w:val="en-US"/>
                                  </w:rPr>
                                  <w:t xml:space="preserve">New Game: With this button, the Player can start a new </w:t>
                                </w:r>
                                <w:r>
                                  <w:rPr>
                                    <w:rtl w:val="0"/>
                                    <w:lang w:val="en-US"/>
                                  </w:rPr>
                                  <w:t>g</w:t>
                                </w:r>
                                <w:r>
                                  <w:rPr>
                                    <w:rtl w:val="0"/>
                                    <w:lang w:val="en-US"/>
                                  </w:rPr>
                                  <w:t>ame.</w:t>
                                </w:r>
                              </w:p>
                            </w:txbxContent>
                          </wps:txbx>
                          <wps:bodyPr wrap="square" lIns="45719" tIns="45719" rIns="45719" bIns="45719" numCol="1" anchor="t">
                            <a:noAutofit/>
                          </wps:bodyPr>
                        </wps:wsp>
                      </wpg:grpSp>
                      <wps:wsp>
                        <wps:cNvPr id="1073741857" name="Shape 1073741857"/>
                        <wps:cNvSpPr/>
                        <wps:spPr>
                          <a:xfrm>
                            <a:off x="-1" y="857250"/>
                            <a:ext cx="1200151" cy="352425"/>
                          </a:xfrm>
                          <a:prstGeom prst="rect">
                            <a:avLst/>
                          </a:prstGeom>
                          <a:noFill/>
                          <a:ln w="12700" cap="flat">
                            <a:solidFill>
                              <a:srgbClr val="FFFFFF"/>
                            </a:solidFill>
                            <a:prstDash val="solid"/>
                            <a:miter lim="800000"/>
                          </a:ln>
                          <a:effectLst/>
                        </wps:spPr>
                        <wps:bodyPr/>
                      </wps:wsp>
                      <wps:wsp>
                        <wps:cNvPr id="1073741858" name="Shape 1073741858"/>
                        <wps:cNvSpPr/>
                        <wps:spPr>
                          <a:xfrm flipV="1">
                            <a:off x="1200150" y="647700"/>
                            <a:ext cx="1219201" cy="385764"/>
                          </a:xfrm>
                          <a:prstGeom prst="line">
                            <a:avLst/>
                          </a:prstGeom>
                          <a:noFill/>
                          <a:ln w="19050" cap="flat">
                            <a:solidFill>
                              <a:srgbClr val="FFFFFF"/>
                            </a:solidFill>
                            <a:prstDash val="solid"/>
                            <a:miter lim="800000"/>
                          </a:ln>
                          <a:effectLst/>
                        </wps:spPr>
                        <wps:bodyPr/>
                      </wps:wsp>
                    </wpg:wgp>
                  </a:graphicData>
                </a:graphic>
              </wp:anchor>
            </w:drawing>
          </mc:Choice>
          <mc:Fallback>
            <w:pict>
              <v:group id="_x0000_s1054" style="visibility:visible;position:absolute;margin-left:178.1pt;margin-top:34.0pt;width:273.8pt;height:95.2pt;z-index:251663360;mso-position-horizontal:absolute;mso-position-horizontal-relative:text;mso-position-vertical:absolute;mso-position-vertical-relative:line;mso-wrap-distance-left:0.0pt;mso-wrap-distance-top:0.0pt;mso-wrap-distance-right:0.0pt;mso-wrap-distance-bottom:0.0pt;" coordorigin="0,0" coordsize="3476625,1209675">
                <w10:wrap type="none" side="bothSides" anchorx="text"/>
                <v:group id="_x0000_s1055" style="position:absolute;left:1362075;top:0;width:2114550;height:647700;" coordorigin="0,0" coordsize="2114550,647700">
                  <v:rect id="_x0000_s1056" style="position:absolute;left:0;top:0;width:2114550;height:647700;">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57" style="position:absolute;left:0;top:0;width:2114550;height:647700;">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tl w:val="0"/>
                              <w:lang w:val="en-US"/>
                            </w:rPr>
                            <w:t xml:space="preserve">New Game: With this button, the Player can start a new </w:t>
                          </w:r>
                          <w:r>
                            <w:rPr>
                              <w:rtl w:val="0"/>
                              <w:lang w:val="en-US"/>
                            </w:rPr>
                            <w:t>g</w:t>
                          </w:r>
                          <w:r>
                            <w:rPr>
                              <w:rtl w:val="0"/>
                              <w:lang w:val="en-US"/>
                            </w:rPr>
                            <w:t>ame.</w:t>
                          </w:r>
                        </w:p>
                      </w:txbxContent>
                    </v:textbox>
                  </v:rect>
                </v:group>
                <v:rect id="_x0000_s1058" style="position:absolute;left:0;top:857250;width:1200150;height:352425;">
                  <v:fill on="f"/>
                  <v:stroke filltype="solid" color="#FFFFFF" opacity="100.0%" weight="1.0pt" dashstyle="solid" endcap="flat" miterlimit="800.0%" joinstyle="miter" linestyle="single" startarrow="none" startarrowwidth="medium" startarrowlength="medium" endarrow="none" endarrowwidth="medium" endarrowlength="medium"/>
                </v:rect>
                <v:line id="_x0000_s1059" style="position:absolute;left:1200150;top:647700;width:1219200;height:385763;flip:y;">
                  <v:fill on="f"/>
                  <v:stroke filltype="solid" color="#FFFFFF" opacity="100.0%" weight="1.5pt" dashstyle="solid" endcap="flat" miterlimit="800.0%" joinstyle="miter" linestyle="single" startarrow="none" startarrowwidth="medium" startarrowlength="medium" endarrow="none" endarrowwidth="medium" endarrowlength="medium"/>
                </v:line>
              </v:group>
            </w:pict>
          </mc:Fallback>
        </mc:AlternateContent>
      </w:r>
      <w:r>
        <w:rPr>
          <w:lang w:val="de-DE"/>
        </w:rPr>
        <w:drawing>
          <wp:anchor distT="57150" distB="57150" distL="57150" distR="57150" simplePos="0" relativeHeight="251660288" behindDoc="0" locked="0" layoutInCell="1" allowOverlap="1">
            <wp:simplePos x="0" y="0"/>
            <wp:positionH relativeFrom="page">
              <wp:posOffset>899795</wp:posOffset>
            </wp:positionH>
            <wp:positionV relativeFrom="line">
              <wp:posOffset>384175</wp:posOffset>
            </wp:positionV>
            <wp:extent cx="5760721" cy="3254375"/>
            <wp:effectExtent l="0" t="0" r="0" b="0"/>
            <wp:wrapThrough wrapText="bothSides" distL="57150" distR="57150">
              <wp:wrapPolygon edited="1">
                <wp:start x="0" y="0"/>
                <wp:lineTo x="21600" y="0"/>
                <wp:lineTo x="21600" y="21619"/>
                <wp:lineTo x="0" y="21619"/>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11.png"/>
                    <pic:cNvPicPr>
                      <a:picLocks noChangeAspect="1"/>
                    </pic:cNvPicPr>
                  </pic:nvPicPr>
                  <pic:blipFill>
                    <a:blip r:embed="rId10">
                      <a:extLst/>
                    </a:blip>
                    <a:stretch>
                      <a:fillRect/>
                    </a:stretch>
                  </pic:blipFill>
                  <pic:spPr>
                    <a:xfrm>
                      <a:off x="0" y="0"/>
                      <a:ext cx="5760721" cy="3254375"/>
                    </a:xfrm>
                    <a:prstGeom prst="rect">
                      <a:avLst/>
                    </a:prstGeom>
                    <a:ln w="12700" cap="flat">
                      <a:noFill/>
                      <a:miter lim="400000"/>
                    </a:ln>
                    <a:effectLst/>
                  </pic:spPr>
                </pic:pic>
              </a:graphicData>
            </a:graphic>
          </wp:anchor>
        </w:drawing>
      </w:r>
      <w:del w:id="98" w:date="2017-03-09T7:01:50 PMZ" w:author="P. Bauer">
        <w:r>
          <w:rPr>
            <w:rtl w:val="0"/>
            <w:lang w:val="en-US"/>
          </w:rPr>
          <w:delText>(</w:delText>
        </w:r>
      </w:del>
      <w:r>
        <w:rPr>
          <w:rtl w:val="0"/>
          <w:lang w:val="en-US"/>
        </w:rPr>
        <w:t xml:space="preserve">Note, that all GUI </w:t>
      </w:r>
      <w:ins w:id="99" w:date="2017-03-09T7:02:08 PMZ" w:author="P. Bauer">
        <w:r>
          <w:rPr>
            <w:rtl w:val="0"/>
            <w:lang w:val="en-US"/>
          </w:rPr>
          <w:t>e</w:t>
        </w:r>
      </w:ins>
      <w:del w:id="100" w:date="2017-03-09T7:02:08 PMZ" w:author="P. Bauer">
        <w:r>
          <w:rPr>
            <w:rtl w:val="0"/>
            <w:lang w:val="en-US"/>
          </w:rPr>
          <w:delText>E</w:delText>
        </w:r>
      </w:del>
      <w:r>
        <w:rPr>
          <w:rtl w:val="0"/>
          <w:lang w:val="en-US"/>
        </w:rPr>
        <w:t xml:space="preserve">lements are part of an early </w:t>
      </w:r>
      <w:ins w:id="101" w:date="2017-03-09T7:02:03 PMZ" w:author="P. Bauer">
        <w:r>
          <w:rPr>
            <w:rtl w:val="0"/>
            <w:lang w:val="en-US"/>
          </w:rPr>
          <w:t>d</w:t>
        </w:r>
      </w:ins>
      <w:del w:id="102" w:date="2017-03-09T7:02:03 PMZ" w:author="P. Bauer">
        <w:r>
          <w:rPr>
            <w:rtl w:val="0"/>
            <w:lang w:val="en-US"/>
          </w:rPr>
          <w:delText>D</w:delText>
        </w:r>
      </w:del>
      <w:r>
        <w:rPr>
          <w:rtl w:val="0"/>
          <w:lang w:val="en-US"/>
        </w:rPr>
        <w:t>evelopment build and may be changed in later versions of the Game</w:t>
      </w:r>
      <w:ins w:id="103" w:date="2017-03-09T7:01:55 PMZ" w:author="P. Bauer">
        <w:r>
          <w:rPr>
            <w:rtl w:val="0"/>
            <w:lang w:val="en-US"/>
          </w:rPr>
          <w:t>.</w:t>
        </w:r>
      </w:ins>
      <w:del w:id="104" w:date="2017-03-09T7:01:53 PMZ" w:author="P. Bauer">
        <w:r>
          <w:rPr>
            <w:rtl w:val="0"/>
            <w:lang w:val="en-US"/>
          </w:rPr>
          <w:delText>)</w:delText>
        </w:r>
      </w:del>
      <w:del w:id="105" w:date="2017-03-09T7:01:53 PMZ" w:author="P. Bauer">
        <w:r>
          <w:rPr>
            <w:rtl w:val="0"/>
            <w:lang w:val="de-DE"/>
          </w:rPr>
          <w:delText xml:space="preserve"> </w:delText>
        </w:r>
      </w:del>
    </w:p>
    <w:p>
      <w:pPr>
        <w:pStyle w:val="Normal.0"/>
        <w:spacing w:after="160" w:line="259" w:lineRule="auto"/>
        <w:jc w:val="left"/>
      </w:pPr>
      <w:r>
        <w:drawing>
          <wp:anchor distT="0" distB="0" distL="0" distR="0" simplePos="0" relativeHeight="251657216" behindDoc="1" locked="0" layoutInCell="1" allowOverlap="1">
            <wp:simplePos x="0" y="0"/>
            <wp:positionH relativeFrom="column">
              <wp:posOffset>-4444</wp:posOffset>
            </wp:positionH>
            <wp:positionV relativeFrom="line">
              <wp:posOffset>3348354</wp:posOffset>
            </wp:positionV>
            <wp:extent cx="5760721" cy="3246121"/>
            <wp:effectExtent l="0" t="0" r="0" b="0"/>
            <wp:wrapNone/>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12.jpeg"/>
                    <pic:cNvPicPr>
                      <a:picLocks noChangeAspect="1"/>
                    </pic:cNvPicPr>
                  </pic:nvPicPr>
                  <pic:blipFill>
                    <a:blip r:embed="rId11">
                      <a:extLst/>
                    </a:blip>
                    <a:stretch>
                      <a:fillRect/>
                    </a:stretch>
                  </pic:blipFill>
                  <pic:spPr>
                    <a:xfrm>
                      <a:off x="0" y="0"/>
                      <a:ext cx="5760721" cy="3246121"/>
                    </a:xfrm>
                    <a:prstGeom prst="rect">
                      <a:avLst/>
                    </a:prstGeom>
                    <a:ln w="12700" cap="flat">
                      <a:noFill/>
                      <a:miter lim="400000"/>
                    </a:ln>
                    <a:effectLst/>
                  </pic:spPr>
                </pic:pic>
              </a:graphicData>
            </a:graphic>
          </wp:anchor>
        </w:drawing>
      </w:r>
      <w:r>
        <mc:AlternateContent>
          <mc:Choice Requires="wpg">
            <w:drawing>
              <wp:anchor distT="0" distB="0" distL="0" distR="0" simplePos="0" relativeHeight="251667456" behindDoc="0" locked="0" layoutInCell="1" allowOverlap="1">
                <wp:simplePos x="0" y="0"/>
                <wp:positionH relativeFrom="column">
                  <wp:posOffset>81279</wp:posOffset>
                </wp:positionH>
                <wp:positionV relativeFrom="line">
                  <wp:posOffset>3443604</wp:posOffset>
                </wp:positionV>
                <wp:extent cx="2133601" cy="1713865"/>
                <wp:effectExtent l="0" t="0" r="0" b="0"/>
                <wp:wrapNone/>
                <wp:docPr id="1073741867" name="officeArt object"/>
                <wp:cNvGraphicFramePr/>
                <a:graphic xmlns:a="http://schemas.openxmlformats.org/drawingml/2006/main">
                  <a:graphicData uri="http://schemas.microsoft.com/office/word/2010/wordprocessingGroup">
                    <wpg:wgp>
                      <wpg:cNvGrpSpPr/>
                      <wpg:grpSpPr>
                        <a:xfrm>
                          <a:off x="0" y="0"/>
                          <a:ext cx="2133601" cy="1713865"/>
                          <a:chOff x="0" y="0"/>
                          <a:chExt cx="2133600" cy="1713864"/>
                        </a:xfrm>
                      </wpg:grpSpPr>
                      <wpg:grpSp>
                        <wpg:cNvPr id="1073741864" name="Group 1073741864"/>
                        <wpg:cNvGrpSpPr/>
                        <wpg:grpSpPr>
                          <a:xfrm>
                            <a:off x="19050" y="714109"/>
                            <a:ext cx="2114550" cy="999756"/>
                            <a:chOff x="0" y="0"/>
                            <a:chExt cx="2114550" cy="999755"/>
                          </a:xfrm>
                        </wpg:grpSpPr>
                        <wps:wsp>
                          <wps:cNvPr id="1073741862" name="Shape 1073741862"/>
                          <wps:cNvSpPr/>
                          <wps:spPr>
                            <a:xfrm>
                              <a:off x="0" y="-1"/>
                              <a:ext cx="2114550" cy="999757"/>
                            </a:xfrm>
                            <a:prstGeom prst="rect">
                              <a:avLst/>
                            </a:prstGeom>
                            <a:solidFill>
                              <a:srgbClr val="FFFFFF"/>
                            </a:solidFill>
                            <a:ln w="9525" cap="flat">
                              <a:solidFill>
                                <a:srgbClr val="000000"/>
                              </a:solidFill>
                              <a:prstDash val="solid"/>
                              <a:miter lim="800000"/>
                            </a:ln>
                            <a:effectLst/>
                          </wps:spPr>
                          <wps:bodyPr/>
                        </wps:wsp>
                        <wps:wsp>
                          <wps:cNvPr id="1073741863" name="Shape 1073741863"/>
                          <wps:cNvSpPr/>
                          <wps:spPr>
                            <a:xfrm>
                              <a:off x="0" y="-1"/>
                              <a:ext cx="2114550" cy="999757"/>
                            </a:xfrm>
                            <a:prstGeom prst="rect">
                              <a:avLst/>
                            </a:prstGeom>
                            <a:noFill/>
                            <a:ln w="12700" cap="flat">
                              <a:noFill/>
                              <a:miter lim="400000"/>
                            </a:ln>
                            <a:effectLst/>
                          </wps:spPr>
                          <wps:txbx>
                            <w:txbxContent>
                              <w:p>
                                <w:pPr>
                                  <w:pStyle w:val="Normal.0"/>
                                </w:pPr>
                                <w:r>
                                  <w:rPr>
                                    <w:rtl w:val="0"/>
                                    <w:lang w:val="en-US"/>
                                  </w:rPr>
                                  <w:t>Health bar: This shows how healthy the player is. Stronger enemies will drain more health. Health can be restored by drinking Potions.</w:t>
                                </w:r>
                              </w:p>
                            </w:txbxContent>
                          </wps:txbx>
                          <wps:bodyPr wrap="square" lIns="45719" tIns="45719" rIns="45719" bIns="45719" numCol="1" anchor="t">
                            <a:noAutofit/>
                          </wps:bodyPr>
                        </wps:wsp>
                      </wpg:grpSp>
                      <wps:wsp>
                        <wps:cNvPr id="1073741865" name="Shape 1073741865"/>
                        <wps:cNvSpPr/>
                        <wps:spPr>
                          <a:xfrm>
                            <a:off x="-1" y="-1"/>
                            <a:ext cx="1581151" cy="495117"/>
                          </a:xfrm>
                          <a:prstGeom prst="rect">
                            <a:avLst/>
                          </a:prstGeom>
                          <a:noFill/>
                          <a:ln w="12700" cap="flat">
                            <a:solidFill>
                              <a:srgbClr val="FFFFFF"/>
                            </a:solidFill>
                            <a:prstDash val="solid"/>
                            <a:miter lim="800000"/>
                          </a:ln>
                          <a:effectLst/>
                        </wps:spPr>
                        <wps:bodyPr/>
                      </wps:wsp>
                      <wps:wsp>
                        <wps:cNvPr id="1073741866" name="Shape 1073741866"/>
                        <wps:cNvSpPr/>
                        <wps:spPr>
                          <a:xfrm>
                            <a:off x="790575" y="494933"/>
                            <a:ext cx="285750" cy="218913"/>
                          </a:xfrm>
                          <a:prstGeom prst="line">
                            <a:avLst/>
                          </a:prstGeom>
                          <a:noFill/>
                          <a:ln w="19050" cap="flat">
                            <a:solidFill>
                              <a:srgbClr val="FFFFFF"/>
                            </a:solidFill>
                            <a:prstDash val="solid"/>
                            <a:miter lim="800000"/>
                          </a:ln>
                          <a:effectLst/>
                        </wps:spPr>
                        <wps:bodyPr/>
                      </wps:wsp>
                    </wpg:wgp>
                  </a:graphicData>
                </a:graphic>
              </wp:anchor>
            </w:drawing>
          </mc:Choice>
          <mc:Fallback>
            <w:pict>
              <v:group id="_x0000_s1060" style="visibility:visible;position:absolute;margin-left:6.4pt;margin-top:271.1pt;width:168.0pt;height:134.9pt;z-index:251667456;mso-position-horizontal:absolute;mso-position-horizontal-relative:text;mso-position-vertical:absolute;mso-position-vertical-relative:line;mso-wrap-distance-left:0.0pt;mso-wrap-distance-top:0.0pt;mso-wrap-distance-right:0.0pt;mso-wrap-distance-bottom:0.0pt;" coordorigin="0,0" coordsize="2133600,1713865">
                <w10:wrap type="none" side="bothSides" anchorx="text"/>
                <v:group id="_x0000_s1061" style="position:absolute;left:19050;top:714110;width:2114550;height:999755;" coordorigin="0,0" coordsize="2114550,999755">
                  <v:rect id="_x0000_s1062" style="position:absolute;left:0;top:0;width:2114550;height:999755;">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63" style="position:absolute;left:0;top:0;width:2114550;height:99975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tl w:val="0"/>
                              <w:lang w:val="en-US"/>
                            </w:rPr>
                            <w:t>Health bar: This shows how healthy the player is. Stronger enemies will drain more health. Health can be restored by drinking Potions.</w:t>
                          </w:r>
                        </w:p>
                      </w:txbxContent>
                    </v:textbox>
                  </v:rect>
                </v:group>
                <v:rect id="_x0000_s1064" style="position:absolute;left:0;top:0;width:1581150;height:495116;">
                  <v:fill on="f"/>
                  <v:stroke filltype="solid" color="#FFFFFF" opacity="100.0%" weight="1.0pt" dashstyle="solid" endcap="flat" miterlimit="800.0%" joinstyle="miter" linestyle="single" startarrow="none" startarrowwidth="medium" startarrowlength="medium" endarrow="none" endarrowwidth="medium" endarrowlength="medium"/>
                </v:rect>
                <v:line id="_x0000_s1065" style="position:absolute;left:790575;top:494934;width:285750;height:218912;">
                  <v:fill on="f"/>
                  <v:stroke filltype="solid" color="#FFFFFF" opacity="100.0%" weight="1.5pt" dashstyle="solid" endcap="flat" miterlimit="800.0%" joinstyle="miter" linestyle="single" startarrow="none" startarrowwidth="medium" startarrowlength="medium" endarrow="none" endarrowwidth="medium" endarrowlength="medium"/>
                </v:line>
              </v:group>
            </w:pict>
          </mc:Fallback>
        </mc:AlternateContent>
      </w:r>
      <w:r>
        <mc:AlternateContent>
          <mc:Choice Requires="wpg">
            <w:drawing>
              <wp:anchor distT="0" distB="0" distL="0" distR="0" simplePos="0" relativeHeight="251668480" behindDoc="0" locked="0" layoutInCell="1" allowOverlap="1">
                <wp:simplePos x="0" y="0"/>
                <wp:positionH relativeFrom="column">
                  <wp:posOffset>3567429</wp:posOffset>
                </wp:positionH>
                <wp:positionV relativeFrom="line">
                  <wp:posOffset>3443604</wp:posOffset>
                </wp:positionV>
                <wp:extent cx="2133601" cy="2047876"/>
                <wp:effectExtent l="0" t="0" r="0" b="0"/>
                <wp:wrapNone/>
                <wp:docPr id="1073741873" name="officeArt object"/>
                <wp:cNvGraphicFramePr/>
                <a:graphic xmlns:a="http://schemas.openxmlformats.org/drawingml/2006/main">
                  <a:graphicData uri="http://schemas.microsoft.com/office/word/2010/wordprocessingGroup">
                    <wpg:wgp>
                      <wpg:cNvGrpSpPr/>
                      <wpg:grpSpPr>
                        <a:xfrm>
                          <a:off x="0" y="0"/>
                          <a:ext cx="2133601" cy="2047876"/>
                          <a:chOff x="0" y="0"/>
                          <a:chExt cx="2133600" cy="2047875"/>
                        </a:xfrm>
                      </wpg:grpSpPr>
                      <wpg:grpSp>
                        <wpg:cNvPr id="1073741870" name="Group 1073741870"/>
                        <wpg:cNvGrpSpPr/>
                        <wpg:grpSpPr>
                          <a:xfrm>
                            <a:off x="-1" y="733156"/>
                            <a:ext cx="2114551" cy="1314720"/>
                            <a:chOff x="0" y="0"/>
                            <a:chExt cx="2114550" cy="1314718"/>
                          </a:xfrm>
                        </wpg:grpSpPr>
                        <wps:wsp>
                          <wps:cNvPr id="1073741868" name="Shape 1073741868"/>
                          <wps:cNvSpPr/>
                          <wps:spPr>
                            <a:xfrm>
                              <a:off x="0" y="0"/>
                              <a:ext cx="2114550" cy="1314719"/>
                            </a:xfrm>
                            <a:prstGeom prst="rect">
                              <a:avLst/>
                            </a:prstGeom>
                            <a:solidFill>
                              <a:srgbClr val="FFFFFF"/>
                            </a:solidFill>
                            <a:ln w="9525" cap="flat">
                              <a:solidFill>
                                <a:srgbClr val="000000"/>
                              </a:solidFill>
                              <a:prstDash val="solid"/>
                              <a:miter lim="800000"/>
                            </a:ln>
                            <a:effectLst/>
                          </wps:spPr>
                          <wps:bodyPr/>
                        </wps:wsp>
                        <wps:wsp>
                          <wps:cNvPr id="1073741869" name="Shape 1073741869"/>
                          <wps:cNvSpPr/>
                          <wps:spPr>
                            <a:xfrm>
                              <a:off x="0" y="0"/>
                              <a:ext cx="2114550" cy="1314719"/>
                            </a:xfrm>
                            <a:prstGeom prst="rect">
                              <a:avLst/>
                            </a:prstGeom>
                            <a:noFill/>
                            <a:ln w="12700" cap="flat">
                              <a:noFill/>
                              <a:miter lim="400000"/>
                            </a:ln>
                            <a:effectLst/>
                          </wps:spPr>
                          <wps:txbx>
                            <w:txbxContent>
                              <w:p>
                                <w:pPr>
                                  <w:pStyle w:val="Normal.0"/>
                                </w:pPr>
                                <w:r>
                                  <w:rPr>
                                    <w:rtl w:val="0"/>
                                    <w:lang w:val="en-US"/>
                                  </w:rPr>
                                  <w:t>Mana bar: This shows the Mana of the player. Mana is used for spells. How much Mana is drained depends on the spell. Mana can be restored by drinking a potion.</w:t>
                                </w:r>
                              </w:p>
                            </w:txbxContent>
                          </wps:txbx>
                          <wps:bodyPr wrap="square" lIns="45719" tIns="45719" rIns="45719" bIns="45719" numCol="1" anchor="t">
                            <a:noAutofit/>
                          </wps:bodyPr>
                        </wps:wsp>
                      </wpg:grpSp>
                      <wps:wsp>
                        <wps:cNvPr id="1073741871" name="Shape 1073741871"/>
                        <wps:cNvSpPr/>
                        <wps:spPr>
                          <a:xfrm>
                            <a:off x="552450" y="-1"/>
                            <a:ext cx="1581150" cy="495301"/>
                          </a:xfrm>
                          <a:prstGeom prst="rect">
                            <a:avLst/>
                          </a:prstGeom>
                          <a:noFill/>
                          <a:ln w="12700" cap="flat">
                            <a:solidFill>
                              <a:srgbClr val="FFFFFF"/>
                            </a:solidFill>
                            <a:prstDash val="solid"/>
                            <a:miter lim="800000"/>
                          </a:ln>
                          <a:effectLst/>
                        </wps:spPr>
                        <wps:bodyPr/>
                      </wps:wsp>
                      <wps:wsp>
                        <wps:cNvPr id="1073741872" name="Shape 1073741872"/>
                        <wps:cNvSpPr/>
                        <wps:spPr>
                          <a:xfrm flipH="1">
                            <a:off x="1057274" y="495300"/>
                            <a:ext cx="285751" cy="237857"/>
                          </a:xfrm>
                          <a:prstGeom prst="line">
                            <a:avLst/>
                          </a:prstGeom>
                          <a:noFill/>
                          <a:ln w="19050" cap="flat">
                            <a:solidFill>
                              <a:srgbClr val="FFFFFF"/>
                            </a:solidFill>
                            <a:prstDash val="solid"/>
                            <a:miter lim="800000"/>
                          </a:ln>
                          <a:effectLst/>
                        </wps:spPr>
                        <wps:bodyPr/>
                      </wps:wsp>
                    </wpg:wgp>
                  </a:graphicData>
                </a:graphic>
              </wp:anchor>
            </w:drawing>
          </mc:Choice>
          <mc:Fallback>
            <w:pict>
              <v:group id="_x0000_s1066" style="visibility:visible;position:absolute;margin-left:280.9pt;margin-top:271.1pt;width:168.0pt;height:161.2pt;z-index:251668480;mso-position-horizontal:absolute;mso-position-horizontal-relative:text;mso-position-vertical:absolute;mso-position-vertical-relative:line;mso-wrap-distance-left:0.0pt;mso-wrap-distance-top:0.0pt;mso-wrap-distance-right:0.0pt;mso-wrap-distance-bottom:0.0pt;" coordorigin="0,0" coordsize="2133600,2047875">
                <w10:wrap type="none" side="bothSides" anchorx="text"/>
                <v:group id="_x0000_s1067" style="position:absolute;left:0;top:733156;width:2114550;height:1314719;" coordorigin="0,0" coordsize="2114550,1314719">
                  <v:rect id="_x0000_s1068" style="position:absolute;left:0;top:0;width:2114550;height:1314719;">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69" style="position:absolute;left:0;top:0;width:2114550;height:1314719;">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tl w:val="0"/>
                              <w:lang w:val="en-US"/>
                            </w:rPr>
                            <w:t>Mana bar: This shows the Mana of the player. Mana is used for spells. How much Mana is drained depends on the spell. Mana can be restored by drinking a potion.</w:t>
                          </w:r>
                        </w:p>
                      </w:txbxContent>
                    </v:textbox>
                  </v:rect>
                </v:group>
                <v:rect id="_x0000_s1070" style="position:absolute;left:552450;top:0;width:1581150;height:495300;">
                  <v:fill on="f"/>
                  <v:stroke filltype="solid" color="#FFFFFF" opacity="100.0%" weight="1.0pt" dashstyle="solid" endcap="flat" miterlimit="800.0%" joinstyle="miter" linestyle="single" startarrow="none" startarrowwidth="medium" startarrowlength="medium" endarrow="none" endarrowwidth="medium" endarrowlength="medium"/>
                </v:rect>
                <v:line id="_x0000_s1071" style="position:absolute;left:1057275;top:495300;width:285750;height:237856;flip:x;">
                  <v:fill on="f"/>
                  <v:stroke filltype="solid" color="#FFFFFF" opacity="100.0%" weight="1.5pt" dashstyle="solid" endcap="flat" miterlimit="800.0%" joinstyle="miter" linestyle="single" startarrow="none" startarrowwidth="medium" startarrowlength="medium" endarrow="none" endarrowwidth="medium" endarrowlength="medium"/>
                </v:line>
              </v:group>
            </w:pict>
          </mc:Fallback>
        </mc:AlternateContent>
      </w:r>
    </w:p>
    <w:p>
      <w:pPr>
        <w:pStyle w:val="Normal.0"/>
        <w:spacing w:after="160" w:line="259" w:lineRule="auto"/>
        <w:jc w:val="left"/>
      </w:pPr>
      <w:r>
        <mc:AlternateContent>
          <mc:Choice Requires="wpg">
            <w:drawing>
              <wp:anchor distT="0" distB="0" distL="0" distR="0" simplePos="0" relativeHeight="251669504" behindDoc="0" locked="0" layoutInCell="1" allowOverlap="1">
                <wp:simplePos x="0" y="0"/>
                <wp:positionH relativeFrom="column">
                  <wp:posOffset>90804</wp:posOffset>
                </wp:positionH>
                <wp:positionV relativeFrom="line">
                  <wp:posOffset>2042793</wp:posOffset>
                </wp:positionV>
                <wp:extent cx="5600699" cy="1552575"/>
                <wp:effectExtent l="0" t="0" r="0" b="0"/>
                <wp:wrapNone/>
                <wp:docPr id="1073741879" name="officeArt object"/>
                <wp:cNvGraphicFramePr/>
                <a:graphic xmlns:a="http://schemas.openxmlformats.org/drawingml/2006/main">
                  <a:graphicData uri="http://schemas.microsoft.com/office/word/2010/wordprocessingGroup">
                    <wpg:wgp>
                      <wpg:cNvGrpSpPr/>
                      <wpg:grpSpPr>
                        <a:xfrm>
                          <a:off x="0" y="0"/>
                          <a:ext cx="5600699" cy="1552575"/>
                          <a:chOff x="0" y="0"/>
                          <a:chExt cx="5600698" cy="1552575"/>
                        </a:xfrm>
                      </wpg:grpSpPr>
                      <wpg:grpSp>
                        <wpg:cNvPr id="1073741876" name="Group 1073741876"/>
                        <wpg:cNvGrpSpPr/>
                        <wpg:grpSpPr>
                          <a:xfrm>
                            <a:off x="2152701" y="0"/>
                            <a:ext cx="3447998" cy="1552575"/>
                            <a:chOff x="0" y="0"/>
                            <a:chExt cx="3447996" cy="1552575"/>
                          </a:xfrm>
                        </wpg:grpSpPr>
                        <wps:wsp>
                          <wps:cNvPr id="1073741874" name="Shape 1073741874"/>
                          <wps:cNvSpPr/>
                          <wps:spPr>
                            <a:xfrm>
                              <a:off x="0" y="0"/>
                              <a:ext cx="3447997" cy="1552575"/>
                            </a:xfrm>
                            <a:prstGeom prst="rect">
                              <a:avLst/>
                            </a:prstGeom>
                            <a:solidFill>
                              <a:srgbClr val="FFFFFF"/>
                            </a:solidFill>
                            <a:ln w="9525" cap="flat">
                              <a:solidFill>
                                <a:srgbClr val="000000"/>
                              </a:solidFill>
                              <a:prstDash val="solid"/>
                              <a:miter lim="800000"/>
                            </a:ln>
                            <a:effectLst/>
                          </wps:spPr>
                          <wps:bodyPr/>
                        </wps:wsp>
                        <wps:wsp>
                          <wps:cNvPr id="1073741875" name="Shape 1073741875"/>
                          <wps:cNvSpPr/>
                          <wps:spPr>
                            <a:xfrm>
                              <a:off x="0" y="0"/>
                              <a:ext cx="3447997" cy="1552575"/>
                            </a:xfrm>
                            <a:prstGeom prst="rect">
                              <a:avLst/>
                            </a:prstGeom>
                            <a:noFill/>
                            <a:ln w="12700" cap="flat">
                              <a:noFill/>
                              <a:miter lim="400000"/>
                            </a:ln>
                            <a:effectLst/>
                          </wps:spPr>
                          <wps:txbx>
                            <w:txbxContent>
                              <w:p>
                                <w:pPr>
                                  <w:pStyle w:val="Normal.0"/>
                                </w:pPr>
                                <w:r>
                                  <w:rPr>
                                    <w:rtl w:val="0"/>
                                    <w:lang w:val="en-US"/>
                                  </w:rPr>
                                  <w:t>XP bar: The XP bar shows how much Experience the player has gained. XP can be earned by slaying monsters and completing Quests. How much XP are earned depends on the strength of the monster or difficulty of the Quest. Every time this bar is full a new level is gained, which makes the player stronger. If no XP are gained the Experience bar won</w:t>
                                </w:r>
                                <w:r>
                                  <w:rPr>
                                    <w:rtl w:val="0"/>
                                    <w:lang w:val="en-US"/>
                                  </w:rPr>
                                  <w:t>’</w:t>
                                </w:r>
                                <w:r>
                                  <w:rPr>
                                    <w:rtl w:val="0"/>
                                    <w:lang w:val="en-US"/>
                                  </w:rPr>
                                  <w:t>t be shown.</w:t>
                                </w:r>
                              </w:p>
                            </w:txbxContent>
                          </wps:txbx>
                          <wps:bodyPr wrap="square" lIns="45719" tIns="45719" rIns="45719" bIns="45719" numCol="1" anchor="t">
                            <a:noAutofit/>
                          </wps:bodyPr>
                        </wps:wsp>
                      </wpg:grpSp>
                      <wps:wsp>
                        <wps:cNvPr id="1073741877" name="Shape 1073741877"/>
                        <wps:cNvSpPr/>
                        <wps:spPr>
                          <a:xfrm>
                            <a:off x="-1" y="381074"/>
                            <a:ext cx="1581151" cy="476178"/>
                          </a:xfrm>
                          <a:prstGeom prst="rect">
                            <a:avLst/>
                          </a:prstGeom>
                          <a:noFill/>
                          <a:ln w="12700" cap="flat">
                            <a:solidFill>
                              <a:srgbClr val="FFFFFF"/>
                            </a:solidFill>
                            <a:prstDash val="solid"/>
                            <a:miter lim="800000"/>
                          </a:ln>
                          <a:effectLst/>
                        </wps:spPr>
                        <wps:bodyPr/>
                      </wps:wsp>
                      <wps:wsp>
                        <wps:cNvPr id="1073741878" name="Shape 1073741878"/>
                        <wps:cNvSpPr/>
                        <wps:spPr>
                          <a:xfrm>
                            <a:off x="1581149" y="619163"/>
                            <a:ext cx="571553" cy="157126"/>
                          </a:xfrm>
                          <a:prstGeom prst="line">
                            <a:avLst/>
                          </a:prstGeom>
                          <a:noFill/>
                          <a:ln w="19050" cap="flat">
                            <a:solidFill>
                              <a:srgbClr val="FFFFFF"/>
                            </a:solidFill>
                            <a:prstDash val="solid"/>
                            <a:miter lim="800000"/>
                          </a:ln>
                          <a:effectLst/>
                        </wps:spPr>
                        <wps:bodyPr/>
                      </wps:wsp>
                    </wpg:wgp>
                  </a:graphicData>
                </a:graphic>
              </wp:anchor>
            </w:drawing>
          </mc:Choice>
          <mc:Fallback>
            <w:pict>
              <v:group id="_x0000_s1072" style="visibility:visible;position:absolute;margin-left:7.1pt;margin-top:160.8pt;width:441.0pt;height:122.2pt;z-index:251669504;mso-position-horizontal:absolute;mso-position-horizontal-relative:text;mso-position-vertical:absolute;mso-position-vertical-relative:line;mso-wrap-distance-left:0.0pt;mso-wrap-distance-top:0.0pt;mso-wrap-distance-right:0.0pt;mso-wrap-distance-bottom:0.0pt;" coordorigin="0,0" coordsize="5600699,1552575">
                <w10:wrap type="none" side="bothSides" anchorx="text"/>
                <v:group id="_x0000_s1073" style="position:absolute;left:2152702;top:0;width:3447997;height:1552575;" coordorigin="0,0" coordsize="3447997,1552575">
                  <v:rect id="_x0000_s1074" style="position:absolute;left:0;top:0;width:3447997;height:1552575;">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75" style="position:absolute;left:0;top:0;width:3447997;height:1552575;">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tl w:val="0"/>
                              <w:lang w:val="en-US"/>
                            </w:rPr>
                            <w:t>XP bar: The XP bar shows how much Experience the player has gained. XP can be earned by slaying monsters and completing Quests. How much XP are earned depends on the strength of the monster or difficulty of the Quest. Every time this bar is full a new level is gained, which makes the player stronger. If no XP are gained the Experience bar won</w:t>
                          </w:r>
                          <w:r>
                            <w:rPr>
                              <w:rtl w:val="0"/>
                              <w:lang w:val="en-US"/>
                            </w:rPr>
                            <w:t>’</w:t>
                          </w:r>
                          <w:r>
                            <w:rPr>
                              <w:rtl w:val="0"/>
                              <w:lang w:val="en-US"/>
                            </w:rPr>
                            <w:t>t be shown.</w:t>
                          </w:r>
                        </w:p>
                      </w:txbxContent>
                    </v:textbox>
                  </v:rect>
                </v:group>
                <v:rect id="_x0000_s1076" style="position:absolute;left:0;top:381075;width:1581150;height:476177;">
                  <v:fill on="f"/>
                  <v:stroke filltype="solid" color="#FFFFFF" opacity="100.0%" weight="1.0pt" dashstyle="solid" endcap="flat" miterlimit="800.0%" joinstyle="miter" linestyle="single" startarrow="none" startarrowwidth="medium" startarrowlength="medium" endarrow="none" endarrowwidth="medium" endarrowlength="medium"/>
                </v:rect>
                <v:line id="_x0000_s1077" style="position:absolute;left:1581150;top:619164;width:571552;height:157124;">
                  <v:fill on="f"/>
                  <v:stroke filltype="solid" color="#FFFFFF" opacity="100.0%" weight="1.5pt" dashstyle="solid" endcap="flat" miterlimit="800.0%" joinstyle="miter" linestyle="single" startarrow="none" startarrowwidth="medium" startarrowlength="medium" endarrow="none" endarrowwidth="medium" endarrowlength="medium"/>
                </v:line>
              </v:group>
            </w:pict>
          </mc:Fallback>
        </mc:AlternateContent>
      </w:r>
      <w:r>
        <w:rPr>
          <w:rFonts w:ascii="Arial Unicode MS" w:cs="Arial Unicode MS" w:hAnsi="Arial Unicode MS" w:eastAsia="Arial Unicode MS"/>
          <w:b w:val="0"/>
          <w:bCs w:val="0"/>
          <w:i w:val="0"/>
          <w:iCs w:val="0"/>
          <w:lang w:val="en-US"/>
        </w:rPr>
        <w:br w:type="page"/>
      </w:r>
    </w:p>
    <w:p>
      <w:pPr>
        <w:pStyle w:val="Normal.0"/>
      </w:pPr>
      <w:r>
        <mc:AlternateContent>
          <mc:Choice Requires="wpg">
            <w:drawing>
              <wp:anchor distT="0" distB="0" distL="0" distR="0" simplePos="0" relativeHeight="251670528" behindDoc="0" locked="0" layoutInCell="1" allowOverlap="1">
                <wp:simplePos x="0" y="0"/>
                <wp:positionH relativeFrom="column">
                  <wp:posOffset>557530</wp:posOffset>
                </wp:positionH>
                <wp:positionV relativeFrom="line">
                  <wp:posOffset>5079</wp:posOffset>
                </wp:positionV>
                <wp:extent cx="5143501" cy="3228977"/>
                <wp:effectExtent l="0" t="0" r="0" b="0"/>
                <wp:wrapNone/>
                <wp:docPr id="1073741885" name="officeArt object"/>
                <wp:cNvGraphicFramePr/>
                <a:graphic xmlns:a="http://schemas.openxmlformats.org/drawingml/2006/main">
                  <a:graphicData uri="http://schemas.microsoft.com/office/word/2010/wordprocessingGroup">
                    <wpg:wgp>
                      <wpg:cNvGrpSpPr/>
                      <wpg:grpSpPr>
                        <a:xfrm>
                          <a:off x="0" y="0"/>
                          <a:ext cx="5143501" cy="3228977"/>
                          <a:chOff x="0" y="0"/>
                          <a:chExt cx="5143500" cy="3228976"/>
                        </a:xfrm>
                      </wpg:grpSpPr>
                      <wpg:grpSp>
                        <wpg:cNvPr id="1073741882" name="Group 1073741882"/>
                        <wpg:cNvGrpSpPr/>
                        <wpg:grpSpPr>
                          <a:xfrm>
                            <a:off x="1238098" y="-1"/>
                            <a:ext cx="3905403" cy="800101"/>
                            <a:chOff x="0" y="0"/>
                            <a:chExt cx="3905401" cy="800100"/>
                          </a:xfrm>
                        </wpg:grpSpPr>
                        <wps:wsp>
                          <wps:cNvPr id="1073741880" name="Shape 1073741880"/>
                          <wps:cNvSpPr/>
                          <wps:spPr>
                            <a:xfrm>
                              <a:off x="0" y="0"/>
                              <a:ext cx="3905402" cy="800100"/>
                            </a:xfrm>
                            <a:prstGeom prst="rect">
                              <a:avLst/>
                            </a:prstGeom>
                            <a:solidFill>
                              <a:srgbClr val="FFFFFF"/>
                            </a:solidFill>
                            <a:ln w="9525" cap="flat">
                              <a:solidFill>
                                <a:srgbClr val="000000"/>
                              </a:solidFill>
                              <a:prstDash val="solid"/>
                              <a:miter lim="800000"/>
                            </a:ln>
                            <a:effectLst/>
                          </wps:spPr>
                          <wps:bodyPr/>
                        </wps:wsp>
                        <wps:wsp>
                          <wps:cNvPr id="1073741881" name="Shape 1073741881"/>
                          <wps:cNvSpPr/>
                          <wps:spPr>
                            <a:xfrm>
                              <a:off x="0" y="0"/>
                              <a:ext cx="3905402" cy="800100"/>
                            </a:xfrm>
                            <a:prstGeom prst="rect">
                              <a:avLst/>
                            </a:prstGeom>
                            <a:noFill/>
                            <a:ln w="12700" cap="flat">
                              <a:noFill/>
                              <a:miter lim="400000"/>
                            </a:ln>
                            <a:effectLst/>
                          </wps:spPr>
                          <wps:txbx>
                            <w:txbxContent>
                              <w:p>
                                <w:pPr>
                                  <w:pStyle w:val="Normal.0"/>
                                </w:pPr>
                                <w:r>
                                  <w:rPr>
                                    <w:rtl w:val="0"/>
                                    <w:lang w:val="en-US"/>
                                  </w:rPr>
                                  <w:t>Text field: The Text field appears, when someone is talking. It shows the name of the one who is speaking and a picture of him or her. It also shows the text of the conversation.</w:t>
                                </w:r>
                              </w:p>
                            </w:txbxContent>
                          </wps:txbx>
                          <wps:bodyPr wrap="square" lIns="45719" tIns="45719" rIns="45719" bIns="45719" numCol="1" anchor="t">
                            <a:noAutofit/>
                          </wps:bodyPr>
                        </wps:wsp>
                      </wpg:grpSp>
                      <wps:wsp>
                        <wps:cNvPr id="1073741883" name="Shape 1073741883"/>
                        <wps:cNvSpPr/>
                        <wps:spPr>
                          <a:xfrm>
                            <a:off x="-1" y="1276350"/>
                            <a:ext cx="4648201" cy="1952627"/>
                          </a:xfrm>
                          <a:prstGeom prst="rect">
                            <a:avLst/>
                          </a:prstGeom>
                          <a:noFill/>
                          <a:ln w="12700" cap="flat">
                            <a:solidFill>
                              <a:srgbClr val="FFFFFF"/>
                            </a:solidFill>
                            <a:prstDash val="solid"/>
                            <a:miter lim="800000"/>
                          </a:ln>
                          <a:effectLst/>
                        </wps:spPr>
                        <wps:bodyPr/>
                      </wps:wsp>
                      <wps:wsp>
                        <wps:cNvPr id="1073741884" name="Shape 1073741884"/>
                        <wps:cNvSpPr/>
                        <wps:spPr>
                          <a:xfrm flipV="1">
                            <a:off x="2324099" y="800099"/>
                            <a:ext cx="866700" cy="476252"/>
                          </a:xfrm>
                          <a:prstGeom prst="line">
                            <a:avLst/>
                          </a:prstGeom>
                          <a:noFill/>
                          <a:ln w="19050" cap="flat">
                            <a:solidFill>
                              <a:srgbClr val="FFFFFF"/>
                            </a:solidFill>
                            <a:prstDash val="solid"/>
                            <a:miter lim="800000"/>
                          </a:ln>
                          <a:effectLst/>
                        </wps:spPr>
                        <wps:bodyPr/>
                      </wps:wsp>
                    </wpg:wgp>
                  </a:graphicData>
                </a:graphic>
              </wp:anchor>
            </w:drawing>
          </mc:Choice>
          <mc:Fallback>
            <w:pict>
              <v:group id="_x0000_s1078" style="visibility:visible;position:absolute;margin-left:43.9pt;margin-top:0.4pt;width:405.0pt;height:254.3pt;z-index:251670528;mso-position-horizontal:absolute;mso-position-horizontal-relative:text;mso-position-vertical:absolute;mso-position-vertical-relative:line;mso-wrap-distance-left:0.0pt;mso-wrap-distance-top:0.0pt;mso-wrap-distance-right:0.0pt;mso-wrap-distance-bottom:0.0pt;" coordorigin="0,0" coordsize="5143500,3228977">
                <w10:wrap type="none" side="bothSides" anchorx="text"/>
                <v:group id="_x0000_s1079" style="position:absolute;left:1238098;top:0;width:3905402;height:800100;" coordorigin="0,0" coordsize="3905402,800100">
                  <v:rect id="_x0000_s1080" style="position:absolute;left:0;top:0;width:3905402;height:800100;">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81" style="position:absolute;left:0;top:0;width:3905402;height:800100;">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tl w:val="0"/>
                              <w:lang w:val="en-US"/>
                            </w:rPr>
                            <w:t>Text field: The Text field appears, when someone is talking. It shows the name of the one who is speaking and a picture of him or her. It also shows the text of the conversation.</w:t>
                          </w:r>
                        </w:p>
                      </w:txbxContent>
                    </v:textbox>
                  </v:rect>
                </v:group>
                <v:rect id="_x0000_s1082" style="position:absolute;left:0;top:1276350;width:4648200;height:1952627;">
                  <v:fill on="f"/>
                  <v:stroke filltype="solid" color="#FFFFFF" opacity="100.0%" weight="1.0pt" dashstyle="solid" endcap="flat" miterlimit="800.0%" joinstyle="miter" linestyle="single" startarrow="none" startarrowwidth="medium" startarrowlength="medium" endarrow="none" endarrowwidth="medium" endarrowlength="medium"/>
                </v:rect>
                <v:line id="_x0000_s1083" style="position:absolute;left:2324100;top:800100;width:866699;height:476250;flip:y;">
                  <v:fill on="f"/>
                  <v:stroke filltype="solid" color="#FFFFFF" opacity="100.0%" weight="1.5pt" dashstyle="solid" endcap="flat" miterlimit="800.0%" joinstyle="miter" linestyle="single" startarrow="none" startarrowwidth="medium" startarrowlength="medium" endarrow="none" endarrowwidth="medium" endarrowlength="medium"/>
                </v:line>
              </v:group>
            </w:pict>
          </mc:Fallback>
        </mc:AlternateContent>
      </w:r>
      <w:commentRangeStart w:id="106"/>
      <w:r>
        <w:drawing>
          <wp:inline distT="0" distB="0" distL="0" distR="0">
            <wp:extent cx="5756911" cy="3243974"/>
            <wp:effectExtent l="0" t="0" r="0" b="0"/>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13.png"/>
                    <pic:cNvPicPr>
                      <a:picLocks noChangeAspect="1"/>
                    </pic:cNvPicPr>
                  </pic:nvPicPr>
                  <pic:blipFill>
                    <a:blip r:embed="rId12">
                      <a:extLst/>
                    </a:blip>
                    <a:stretch>
                      <a:fillRect/>
                    </a:stretch>
                  </pic:blipFill>
                  <pic:spPr>
                    <a:xfrm>
                      <a:off x="0" y="0"/>
                      <a:ext cx="5756911" cy="3243974"/>
                    </a:xfrm>
                    <a:prstGeom prst="rect">
                      <a:avLst/>
                    </a:prstGeom>
                    <a:ln w="12700" cap="flat">
                      <a:noFill/>
                      <a:miter lim="400000"/>
                    </a:ln>
                    <a:effectLst/>
                  </pic:spPr>
                </pic:pic>
              </a:graphicData>
            </a:graphic>
          </wp:inline>
        </w:drawing>
      </w:r>
      <w:commentRangeEnd w:id="106"/>
      <w:r>
        <w:commentReference w:id="106"/>
      </w:r>
    </w:p>
    <w:p>
      <w:pPr>
        <w:pStyle w:val="Normal.0"/>
      </w:pPr>
    </w:p>
    <w:p>
      <w:pPr>
        <w:pStyle w:val="Normal.0"/>
      </w:pPr>
      <w:r>
        <mc:AlternateContent>
          <mc:Choice Requires="wpg">
            <w:drawing>
              <wp:anchor distT="0" distB="0" distL="0" distR="0" simplePos="0" relativeHeight="251671552" behindDoc="0" locked="0" layoutInCell="1" allowOverlap="1">
                <wp:simplePos x="0" y="0"/>
                <wp:positionH relativeFrom="page">
                  <wp:posOffset>3086100</wp:posOffset>
                </wp:positionH>
                <wp:positionV relativeFrom="line">
                  <wp:posOffset>660400</wp:posOffset>
                </wp:positionV>
                <wp:extent cx="3505201" cy="1885950"/>
                <wp:effectExtent l="0" t="0" r="0" b="0"/>
                <wp:wrapNone/>
                <wp:docPr id="1073741892" name="officeArt object"/>
                <wp:cNvGraphicFramePr/>
                <a:graphic xmlns:a="http://schemas.openxmlformats.org/drawingml/2006/main">
                  <a:graphicData uri="http://schemas.microsoft.com/office/word/2010/wordprocessingGroup">
                    <wpg:wgp>
                      <wpg:cNvGrpSpPr/>
                      <wpg:grpSpPr>
                        <a:xfrm>
                          <a:off x="0" y="0"/>
                          <a:ext cx="3505201" cy="1885950"/>
                          <a:chOff x="0" y="0"/>
                          <a:chExt cx="3505200" cy="1885950"/>
                        </a:xfrm>
                      </wpg:grpSpPr>
                      <wpg:grpSp>
                        <wpg:cNvPr id="1073741889" name="Group 1073741889"/>
                        <wpg:cNvGrpSpPr/>
                        <wpg:grpSpPr>
                          <a:xfrm>
                            <a:off x="1579244" y="0"/>
                            <a:ext cx="1925957" cy="1885950"/>
                            <a:chOff x="0" y="0"/>
                            <a:chExt cx="1925955" cy="1885950"/>
                          </a:xfrm>
                        </wpg:grpSpPr>
                        <wps:wsp>
                          <wps:cNvPr id="1073741887" name="Shape 1073741887"/>
                          <wps:cNvSpPr/>
                          <wps:spPr>
                            <a:xfrm>
                              <a:off x="-1" y="0"/>
                              <a:ext cx="1925957" cy="1885950"/>
                            </a:xfrm>
                            <a:prstGeom prst="rect">
                              <a:avLst/>
                            </a:prstGeom>
                            <a:solidFill>
                              <a:srgbClr val="FFFFFF"/>
                            </a:solidFill>
                            <a:ln w="9525" cap="flat">
                              <a:solidFill>
                                <a:srgbClr val="000000"/>
                              </a:solidFill>
                              <a:prstDash val="solid"/>
                              <a:miter lim="800000"/>
                            </a:ln>
                            <a:effectLst/>
                          </wps:spPr>
                          <wps:bodyPr/>
                        </wps:wsp>
                        <wps:wsp>
                          <wps:cNvPr id="1073741888" name="Shape 1073741888"/>
                          <wps:cNvSpPr/>
                          <wps:spPr>
                            <a:xfrm>
                              <a:off x="-1" y="0"/>
                              <a:ext cx="1925957" cy="1885950"/>
                            </a:xfrm>
                            <a:prstGeom prst="rect">
                              <a:avLst/>
                            </a:prstGeom>
                            <a:noFill/>
                            <a:ln w="12700" cap="flat">
                              <a:noFill/>
                              <a:miter lim="400000"/>
                            </a:ln>
                            <a:effectLst/>
                          </wps:spPr>
                          <wps:txbx>
                            <w:txbxContent>
                              <w:p>
                                <w:pPr>
                                  <w:pStyle w:val="Normal.0"/>
                                </w:pPr>
                                <w:r>
                                  <w:rPr>
                                    <w:rtl w:val="0"/>
                                    <w:lang w:val="en-US"/>
                                  </w:rPr>
                                  <w:t>Pause Menu: This is the Pause menu, which pauses the game. This screen can be shown, if the player presses Esc. In this Menu the player can resume, restart, go to the Main Menu or Quit the Game.</w:t>
                                </w:r>
                              </w:p>
                            </w:txbxContent>
                          </wps:txbx>
                          <wps:bodyPr wrap="square" lIns="45719" tIns="45719" rIns="45719" bIns="45719" numCol="1" anchor="t">
                            <a:noAutofit/>
                          </wps:bodyPr>
                        </wps:wsp>
                      </wpg:grpSp>
                      <wps:wsp>
                        <wps:cNvPr id="1073741890" name="Shape 1073741890"/>
                        <wps:cNvSpPr/>
                        <wps:spPr>
                          <a:xfrm>
                            <a:off x="-1" y="38365"/>
                            <a:ext cx="1390651" cy="1704975"/>
                          </a:xfrm>
                          <a:prstGeom prst="rect">
                            <a:avLst/>
                          </a:prstGeom>
                          <a:noFill/>
                          <a:ln w="12700" cap="flat">
                            <a:solidFill>
                              <a:srgbClr val="FFFFFF"/>
                            </a:solidFill>
                            <a:prstDash val="solid"/>
                            <a:miter lim="800000"/>
                          </a:ln>
                          <a:effectLst/>
                        </wps:spPr>
                        <wps:bodyPr/>
                      </wps:wsp>
                      <wps:wsp>
                        <wps:cNvPr id="1073741891" name="Shape 1073741891"/>
                        <wps:cNvSpPr/>
                        <wps:spPr>
                          <a:xfrm>
                            <a:off x="1390649" y="890852"/>
                            <a:ext cx="188596" cy="52122"/>
                          </a:xfrm>
                          <a:prstGeom prst="line">
                            <a:avLst/>
                          </a:prstGeom>
                          <a:noFill/>
                          <a:ln w="19050" cap="flat">
                            <a:solidFill>
                              <a:srgbClr val="FFFFFF"/>
                            </a:solidFill>
                            <a:prstDash val="solid"/>
                            <a:miter lim="800000"/>
                          </a:ln>
                          <a:effectLst/>
                        </wps:spPr>
                        <wps:bodyPr/>
                      </wps:wsp>
                    </wpg:wgp>
                  </a:graphicData>
                </a:graphic>
              </wp:anchor>
            </w:drawing>
          </mc:Choice>
          <mc:Fallback>
            <w:pict>
              <v:group id="_x0000_s1084" style="visibility:visible;position:absolute;margin-left:243.0pt;margin-top:52.0pt;width:276.0pt;height:148.5pt;z-index:251671552;mso-position-horizontal:absolute;mso-position-horizontal-relative:page;mso-position-vertical:absolute;mso-position-vertical-relative:line;mso-wrap-distance-left:0.0pt;mso-wrap-distance-top:0.0pt;mso-wrap-distance-right:0.0pt;mso-wrap-distance-bottom:0.0pt;" coordorigin="0,0" coordsize="3505200,1885950">
                <w10:wrap type="none" side="bothSides" anchorx="page"/>
                <v:group id="_x0000_s1085" style="position:absolute;left:1579245;top:0;width:1925955;height:1885950;" coordorigin="0,0" coordsize="1925955,1885950">
                  <v:rect id="_x0000_s1086" style="position:absolute;left:0;top:0;width:1925955;height:1885950;">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87" style="position:absolute;left:0;top:0;width:1925955;height:1885950;">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tl w:val="0"/>
                              <w:lang w:val="en-US"/>
                            </w:rPr>
                            <w:t>Pause Menu: This is the Pause menu, which pauses the game. This screen can be shown, if the player presses Esc. In this Menu the player can resume, restart, go to the Main Menu or Quit the Game.</w:t>
                          </w:r>
                        </w:p>
                      </w:txbxContent>
                    </v:textbox>
                  </v:rect>
                </v:group>
                <v:rect id="_x0000_s1088" style="position:absolute;left:0;top:38366;width:1390650;height:1704974;">
                  <v:fill on="f"/>
                  <v:stroke filltype="solid" color="#FFFFFF" opacity="100.0%" weight="1.0pt" dashstyle="solid" endcap="flat" miterlimit="800.0%" joinstyle="miter" linestyle="single" startarrow="none" startarrowwidth="medium" startarrowlength="medium" endarrow="none" endarrowwidth="medium" endarrowlength="medium"/>
                </v:rect>
                <v:line id="_x0000_s1089" style="position:absolute;left:1390650;top:890853;width:188595;height:52121;">
                  <v:fill on="f"/>
                  <v:stroke filltype="solid" color="#FFFFFF" opacity="100.0%" weight="1.5pt" dashstyle="solid" endcap="flat" miterlimit="800.0%" joinstyle="miter" linestyle="single" startarrow="none" startarrowwidth="medium" startarrowlength="medium" endarrow="none" endarrowwidth="medium" endarrowlength="medium"/>
                </v:line>
              </v:group>
            </w:pict>
          </mc:Fallback>
        </mc:AlternateContent>
      </w:r>
      <w:r>
        <w:drawing>
          <wp:inline distT="0" distB="0" distL="0" distR="0">
            <wp:extent cx="5756911" cy="3242704"/>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14.png"/>
                    <pic:cNvPicPr>
                      <a:picLocks noChangeAspect="1"/>
                    </pic:cNvPicPr>
                  </pic:nvPicPr>
                  <pic:blipFill>
                    <a:blip r:embed="rId13">
                      <a:extLst/>
                    </a:blip>
                    <a:stretch>
                      <a:fillRect/>
                    </a:stretch>
                  </pic:blipFill>
                  <pic:spPr>
                    <a:xfrm>
                      <a:off x="0" y="0"/>
                      <a:ext cx="5756911" cy="3242704"/>
                    </a:xfrm>
                    <a:prstGeom prst="rect">
                      <a:avLst/>
                    </a:prstGeom>
                    <a:ln w="12700" cap="flat">
                      <a:noFill/>
                      <a:miter lim="400000"/>
                    </a:ln>
                    <a:effectLst/>
                  </pic:spPr>
                </pic:pic>
              </a:graphicData>
            </a:graphic>
          </wp:inline>
        </w:drawing>
      </w:r>
    </w:p>
    <w:p>
      <w:pPr>
        <w:pStyle w:val="Normal.0"/>
      </w:pPr>
    </w:p>
    <w:p>
      <w:pPr>
        <w:pStyle w:val="Normal.0"/>
      </w:pPr>
      <w:r>
        <mc:AlternateContent>
          <mc:Choice Requires="wpg">
            <w:drawing>
              <wp:anchor distT="0" distB="0" distL="0" distR="0" simplePos="0" relativeHeight="251673600" behindDoc="0" locked="0" layoutInCell="1" allowOverlap="1">
                <wp:simplePos x="0" y="0"/>
                <wp:positionH relativeFrom="page">
                  <wp:posOffset>1619250</wp:posOffset>
                </wp:positionH>
                <wp:positionV relativeFrom="line">
                  <wp:posOffset>4081780</wp:posOffset>
                </wp:positionV>
                <wp:extent cx="5486399" cy="4257040"/>
                <wp:effectExtent l="0" t="0" r="0" b="0"/>
                <wp:wrapNone/>
                <wp:docPr id="1073741899" name="officeArt object"/>
                <wp:cNvGraphicFramePr/>
                <a:graphic xmlns:a="http://schemas.openxmlformats.org/drawingml/2006/main">
                  <a:graphicData uri="http://schemas.microsoft.com/office/word/2010/wordprocessingGroup">
                    <wpg:wgp>
                      <wpg:cNvGrpSpPr/>
                      <wpg:grpSpPr>
                        <a:xfrm>
                          <a:off x="0" y="0"/>
                          <a:ext cx="5486399" cy="4257040"/>
                          <a:chOff x="0" y="0"/>
                          <a:chExt cx="5486398" cy="4257039"/>
                        </a:xfrm>
                      </wpg:grpSpPr>
                      <wpg:grpSp>
                        <wpg:cNvPr id="1073741896" name="Group 1073741896"/>
                        <wpg:cNvGrpSpPr/>
                        <wpg:grpSpPr>
                          <a:xfrm>
                            <a:off x="3541394" y="2948875"/>
                            <a:ext cx="1945005" cy="1308165"/>
                            <a:chOff x="0" y="0"/>
                            <a:chExt cx="1945003" cy="1308164"/>
                          </a:xfrm>
                        </wpg:grpSpPr>
                        <wps:wsp>
                          <wps:cNvPr id="1073741894" name="Shape 1073741894"/>
                          <wps:cNvSpPr/>
                          <wps:spPr>
                            <a:xfrm>
                              <a:off x="0" y="-1"/>
                              <a:ext cx="1945004" cy="1308166"/>
                            </a:xfrm>
                            <a:prstGeom prst="rect">
                              <a:avLst/>
                            </a:prstGeom>
                            <a:solidFill>
                              <a:srgbClr val="FFFFFF"/>
                            </a:solidFill>
                            <a:ln w="9525" cap="flat">
                              <a:solidFill>
                                <a:srgbClr val="000000"/>
                              </a:solidFill>
                              <a:prstDash val="solid"/>
                              <a:miter lim="800000"/>
                            </a:ln>
                            <a:effectLst/>
                          </wps:spPr>
                          <wps:bodyPr/>
                        </wps:wsp>
                        <wps:wsp>
                          <wps:cNvPr id="1073741895" name="Shape 1073741895"/>
                          <wps:cNvSpPr/>
                          <wps:spPr>
                            <a:xfrm>
                              <a:off x="0" y="-1"/>
                              <a:ext cx="1945004" cy="1308166"/>
                            </a:xfrm>
                            <a:prstGeom prst="rect">
                              <a:avLst/>
                            </a:prstGeom>
                            <a:noFill/>
                            <a:ln w="12700" cap="flat">
                              <a:noFill/>
                              <a:miter lim="400000"/>
                            </a:ln>
                            <a:effectLst/>
                          </wps:spPr>
                          <wps:txbx>
                            <w:txbxContent>
                              <w:p>
                                <w:pPr>
                                  <w:pStyle w:val="Normal.0"/>
                                  <w:jc w:val="left"/>
                                </w:pPr>
                                <w:r>
                                  <w:rPr>
                                    <w:rtl w:val="0"/>
                                    <w:lang w:val="en-US"/>
                                  </w:rPr>
                                  <w:t>Inventory: This is the Inventory of the player. It can be shown by pressing TAB. The Inventory contains the items, the player has with him.</w:t>
                                </w:r>
                              </w:p>
                            </w:txbxContent>
                          </wps:txbx>
                          <wps:bodyPr wrap="square" lIns="45719" tIns="45719" rIns="45719" bIns="45719" numCol="1" anchor="t">
                            <a:noAutofit/>
                          </wps:bodyPr>
                        </wps:wsp>
                      </wpg:grpSp>
                      <wps:wsp>
                        <wps:cNvPr id="1073741897" name="Shape 1073741897"/>
                        <wps:cNvSpPr/>
                        <wps:spPr>
                          <a:xfrm>
                            <a:off x="-1" y="-1"/>
                            <a:ext cx="5448301" cy="2790411"/>
                          </a:xfrm>
                          <a:prstGeom prst="rect">
                            <a:avLst/>
                          </a:prstGeom>
                          <a:noFill/>
                          <a:ln w="12700" cap="flat">
                            <a:solidFill>
                              <a:srgbClr val="FFFFFF"/>
                            </a:solidFill>
                            <a:prstDash val="solid"/>
                            <a:miter lim="800000"/>
                          </a:ln>
                          <a:effectLst/>
                        </wps:spPr>
                        <wps:bodyPr/>
                      </wps:wsp>
                      <wps:wsp>
                        <wps:cNvPr id="1073741898" name="Shape 1073741898"/>
                        <wps:cNvSpPr/>
                        <wps:spPr>
                          <a:xfrm>
                            <a:off x="2724149" y="2790409"/>
                            <a:ext cx="1789748" cy="158467"/>
                          </a:xfrm>
                          <a:prstGeom prst="line">
                            <a:avLst/>
                          </a:prstGeom>
                          <a:noFill/>
                          <a:ln w="19050" cap="flat">
                            <a:solidFill>
                              <a:srgbClr val="FFFFFF"/>
                            </a:solidFill>
                            <a:prstDash val="solid"/>
                            <a:miter lim="800000"/>
                          </a:ln>
                          <a:effectLst/>
                        </wps:spPr>
                        <wps:bodyPr/>
                      </wps:wsp>
                    </wpg:wgp>
                  </a:graphicData>
                </a:graphic>
              </wp:anchor>
            </w:drawing>
          </mc:Choice>
          <mc:Fallback>
            <w:pict>
              <v:group id="_x0000_s1090" style="visibility:visible;position:absolute;margin-left:127.5pt;margin-top:321.4pt;width:432.0pt;height:335.2pt;z-index:251673600;mso-position-horizontal:absolute;mso-position-horizontal-relative:page;mso-position-vertical:absolute;mso-position-vertical-relative:line;mso-wrap-distance-left:0.0pt;mso-wrap-distance-top:0.0pt;mso-wrap-distance-right:0.0pt;mso-wrap-distance-bottom:0.0pt;" coordorigin="0,0" coordsize="5486399,4257040">
                <w10:wrap type="none" side="bothSides" anchorx="page"/>
                <v:group id="_x0000_s1091" style="position:absolute;left:3541395;top:2948876;width:1945004;height:1308164;" coordorigin="0,0" coordsize="1945004,1308164">
                  <v:rect id="_x0000_s1092" style="position:absolute;left:0;top:0;width:1945004;height:1308164;">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93" style="position:absolute;left:0;top:0;width:1945004;height:1308164;">
                    <v:fill on="f"/>
                    <v:stroke on="f" weight="1.0pt" dashstyle="solid" endcap="flat" miterlimit="400.0%" joinstyle="miter" linestyle="single" startarrow="none" startarrowwidth="medium" startarrowlength="medium" endarrow="none" endarrowwidth="medium" endarrowlength="medium"/>
                    <v:textbox>
                      <w:txbxContent>
                        <w:p>
                          <w:pPr>
                            <w:pStyle w:val="Normal.0"/>
                            <w:jc w:val="left"/>
                          </w:pPr>
                          <w:r>
                            <w:rPr>
                              <w:rtl w:val="0"/>
                              <w:lang w:val="en-US"/>
                            </w:rPr>
                            <w:t>Inventory: This is the Inventory of the player. It can be shown by pressing TAB. The Inventory contains the items, the player has with him.</w:t>
                          </w:r>
                        </w:p>
                      </w:txbxContent>
                    </v:textbox>
                  </v:rect>
                </v:group>
                <v:rect id="_x0000_s1094" style="position:absolute;left:0;top:0;width:5448299;height:2790409;">
                  <v:fill on="f"/>
                  <v:stroke filltype="solid" color="#FFFFFF" opacity="100.0%" weight="1.0pt" dashstyle="solid" endcap="flat" miterlimit="800.0%" joinstyle="miter" linestyle="single" startarrow="none" startarrowwidth="medium" startarrowlength="medium" endarrow="none" endarrowwidth="medium" endarrowlength="medium"/>
                </v:rect>
                <v:line id="_x0000_s1095" style="position:absolute;left:2724150;top:2790409;width:1789747;height:158466;">
                  <v:fill on="f"/>
                  <v:stroke filltype="solid" color="#FFFFFF" opacity="100.0%" weight="1.5pt" dashstyle="solid" endcap="flat" miterlimit="800.0%" joinstyle="miter" linestyle="single" startarrow="none" startarrowwidth="medium" startarrowlength="medium" endarrow="none" endarrowwidth="medium" endarrowlength="medium"/>
                </v:line>
              </v:group>
            </w:pict>
          </mc:Fallback>
        </mc:AlternateContent>
      </w:r>
      <w:r>
        <mc:AlternateContent>
          <mc:Choice Requires="wpg">
            <w:drawing>
              <wp:anchor distT="0" distB="0" distL="0" distR="0" simplePos="0" relativeHeight="251674624" behindDoc="0" locked="0" layoutInCell="1" allowOverlap="1">
                <wp:simplePos x="0" y="0"/>
                <wp:positionH relativeFrom="page">
                  <wp:posOffset>1838325</wp:posOffset>
                </wp:positionH>
                <wp:positionV relativeFrom="line">
                  <wp:posOffset>2348230</wp:posOffset>
                </wp:positionV>
                <wp:extent cx="5286376" cy="2327475"/>
                <wp:effectExtent l="0" t="0" r="0" b="0"/>
                <wp:wrapNone/>
                <wp:docPr id="1073741905" name="officeArt object"/>
                <wp:cNvGraphicFramePr/>
                <a:graphic xmlns:a="http://schemas.openxmlformats.org/drawingml/2006/main">
                  <a:graphicData uri="http://schemas.microsoft.com/office/word/2010/wordprocessingGroup">
                    <wpg:wgp>
                      <wpg:cNvGrpSpPr/>
                      <wpg:grpSpPr>
                        <a:xfrm>
                          <a:off x="0" y="0"/>
                          <a:ext cx="5286376" cy="2327475"/>
                          <a:chOff x="0" y="0"/>
                          <a:chExt cx="5286375" cy="2327474"/>
                        </a:xfrm>
                      </wpg:grpSpPr>
                      <wpg:grpSp>
                        <wpg:cNvPr id="1073741902" name="Group 1073741902"/>
                        <wpg:cNvGrpSpPr/>
                        <wpg:grpSpPr>
                          <a:xfrm>
                            <a:off x="3341370" y="0"/>
                            <a:ext cx="1945006" cy="1308360"/>
                            <a:chOff x="0" y="0"/>
                            <a:chExt cx="1945005" cy="1308358"/>
                          </a:xfrm>
                        </wpg:grpSpPr>
                        <wps:wsp>
                          <wps:cNvPr id="1073741900" name="Shape 1073741900"/>
                          <wps:cNvSpPr/>
                          <wps:spPr>
                            <a:xfrm>
                              <a:off x="-1" y="0"/>
                              <a:ext cx="1945007" cy="1308359"/>
                            </a:xfrm>
                            <a:prstGeom prst="rect">
                              <a:avLst/>
                            </a:prstGeom>
                            <a:solidFill>
                              <a:srgbClr val="FFFFFF"/>
                            </a:solidFill>
                            <a:ln w="9525" cap="flat">
                              <a:solidFill>
                                <a:srgbClr val="000000"/>
                              </a:solidFill>
                              <a:prstDash val="solid"/>
                              <a:miter lim="800000"/>
                            </a:ln>
                            <a:effectLst/>
                          </wps:spPr>
                          <wps:bodyPr/>
                        </wps:wsp>
                        <wps:wsp>
                          <wps:cNvPr id="1073741901" name="Shape 1073741901"/>
                          <wps:cNvSpPr/>
                          <wps:spPr>
                            <a:xfrm>
                              <a:off x="-1" y="0"/>
                              <a:ext cx="1945007" cy="1308359"/>
                            </a:xfrm>
                            <a:prstGeom prst="rect">
                              <a:avLst/>
                            </a:prstGeom>
                            <a:noFill/>
                            <a:ln w="12700" cap="flat">
                              <a:noFill/>
                              <a:miter lim="400000"/>
                            </a:ln>
                            <a:effectLst/>
                          </wps:spPr>
                          <wps:txbx>
                            <w:txbxContent>
                              <w:p>
                                <w:pPr>
                                  <w:pStyle w:val="Normal.0"/>
                                  <w:jc w:val="left"/>
                                </w:pPr>
                                <w:r>
                                  <w:rPr>
                                    <w:rtl w:val="0"/>
                                    <w:lang w:val="en-US"/>
                                  </w:rPr>
                                  <w:t xml:space="preserve">Slot: One Slot can contain one Item type. For example: one specific Sword, one specific piece of </w:t>
                                </w:r>
                                <w:r>
                                  <w:rPr>
                                    <w:rtl w:val="0"/>
                                    <w:lang w:val="en-US"/>
                                  </w:rPr>
                                  <w:t>armor</w:t>
                                </w:r>
                                <w:r>
                                  <w:rPr>
                                    <w:rtl w:val="0"/>
                                    <w:lang w:val="en-US"/>
                                  </w:rPr>
                                  <w:t>, or several pieces of healing potions.</w:t>
                                </w:r>
                              </w:p>
                            </w:txbxContent>
                          </wps:txbx>
                          <wps:bodyPr wrap="square" lIns="45719" tIns="45719" rIns="45719" bIns="45719" numCol="1" anchor="t">
                            <a:noAutofit/>
                          </wps:bodyPr>
                        </wps:wsp>
                      </wpg:grpSp>
                      <wps:wsp>
                        <wps:cNvPr id="1073741903" name="Shape 1073741903"/>
                        <wps:cNvSpPr/>
                        <wps:spPr>
                          <a:xfrm>
                            <a:off x="-1" y="1879859"/>
                            <a:ext cx="495301" cy="447616"/>
                          </a:xfrm>
                          <a:prstGeom prst="rect">
                            <a:avLst/>
                          </a:prstGeom>
                          <a:noFill/>
                          <a:ln w="12700" cap="flat">
                            <a:solidFill>
                              <a:srgbClr val="FFFFFF"/>
                            </a:solidFill>
                            <a:prstDash val="solid"/>
                            <a:miter lim="800000"/>
                          </a:ln>
                          <a:effectLst/>
                        </wps:spPr>
                        <wps:bodyPr/>
                      </wps:wsp>
                      <wps:wsp>
                        <wps:cNvPr id="1073741904" name="Shape 1073741904"/>
                        <wps:cNvSpPr/>
                        <wps:spPr>
                          <a:xfrm flipV="1">
                            <a:off x="247649" y="1308359"/>
                            <a:ext cx="4066224" cy="571501"/>
                          </a:xfrm>
                          <a:prstGeom prst="line">
                            <a:avLst/>
                          </a:prstGeom>
                          <a:noFill/>
                          <a:ln w="19050" cap="flat">
                            <a:solidFill>
                              <a:srgbClr val="FFFFFF"/>
                            </a:solidFill>
                            <a:prstDash val="solid"/>
                            <a:miter lim="800000"/>
                          </a:ln>
                          <a:effectLst/>
                        </wps:spPr>
                        <wps:bodyPr/>
                      </wps:wsp>
                    </wpg:wgp>
                  </a:graphicData>
                </a:graphic>
              </wp:anchor>
            </w:drawing>
          </mc:Choice>
          <mc:Fallback>
            <w:pict>
              <v:group id="_x0000_s1096" style="visibility:visible;position:absolute;margin-left:144.8pt;margin-top:184.9pt;width:416.2pt;height:183.3pt;z-index:251674624;mso-position-horizontal:absolute;mso-position-horizontal-relative:page;mso-position-vertical:absolute;mso-position-vertical-relative:line;mso-wrap-distance-left:0.0pt;mso-wrap-distance-top:0.0pt;mso-wrap-distance-right:0.0pt;mso-wrap-distance-bottom:0.0pt;" coordorigin="0,0" coordsize="5286375,2327475">
                <w10:wrap type="none" side="bothSides" anchorx="page"/>
                <v:group id="_x0000_s1097" style="position:absolute;left:3341370;top:0;width:1945005;height:1308359;" coordorigin="0,0" coordsize="1945005,1308359">
                  <v:rect id="_x0000_s1098" style="position:absolute;left:0;top:0;width:1945005;height:1308359;">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099" style="position:absolute;left:0;top:0;width:1945005;height:1308359;">
                    <v:fill on="f"/>
                    <v:stroke on="f" weight="1.0pt" dashstyle="solid" endcap="flat" miterlimit="400.0%" joinstyle="miter" linestyle="single" startarrow="none" startarrowwidth="medium" startarrowlength="medium" endarrow="none" endarrowwidth="medium" endarrowlength="medium"/>
                    <v:textbox>
                      <w:txbxContent>
                        <w:p>
                          <w:pPr>
                            <w:pStyle w:val="Normal.0"/>
                            <w:jc w:val="left"/>
                          </w:pPr>
                          <w:r>
                            <w:rPr>
                              <w:rtl w:val="0"/>
                              <w:lang w:val="en-US"/>
                            </w:rPr>
                            <w:t xml:space="preserve">Slot: One Slot can contain one Item type. For example: one specific Sword, one specific piece of </w:t>
                          </w:r>
                          <w:r>
                            <w:rPr>
                              <w:rtl w:val="0"/>
                              <w:lang w:val="en-US"/>
                            </w:rPr>
                            <w:t>armor</w:t>
                          </w:r>
                          <w:r>
                            <w:rPr>
                              <w:rtl w:val="0"/>
                              <w:lang w:val="en-US"/>
                            </w:rPr>
                            <w:t>, or several pieces of healing potions.</w:t>
                          </w:r>
                        </w:p>
                      </w:txbxContent>
                    </v:textbox>
                  </v:rect>
                </v:group>
                <v:rect id="_x0000_s1100" style="position:absolute;left:0;top:1879860;width:495300;height:447615;">
                  <v:fill on="f"/>
                  <v:stroke filltype="solid" color="#FFFFFF" opacity="100.0%" weight="1.0pt" dashstyle="solid" endcap="flat" miterlimit="800.0%" joinstyle="miter" linestyle="single" startarrow="none" startarrowwidth="medium" startarrowlength="medium" endarrow="none" endarrowwidth="medium" endarrowlength="medium"/>
                </v:rect>
                <v:line id="_x0000_s1101" style="position:absolute;left:247650;top:1308360;width:4066223;height:571500;flip:y;">
                  <v:fill on="f"/>
                  <v:stroke filltype="solid" color="#FFFFFF" opacity="100.0%" weight="1.5pt" dashstyle="solid" endcap="flat" miterlimit="800.0%" joinstyle="miter" linestyle="single" startarrow="none" startarrowwidth="medium" startarrowlength="medium" endarrow="none" endarrowwidth="medium" endarrowlength="medium"/>
                </v:line>
              </v:group>
            </w:pict>
          </mc:Fallback>
        </mc:AlternateContent>
      </w:r>
      <w:r>
        <w:drawing>
          <wp:anchor distT="57150" distB="57150" distL="57150" distR="57150" simplePos="0" relativeHeight="251661312" behindDoc="0" locked="0" layoutInCell="1" allowOverlap="1">
            <wp:simplePos x="0" y="0"/>
            <wp:positionH relativeFrom="page">
              <wp:posOffset>899794</wp:posOffset>
            </wp:positionH>
            <wp:positionV relativeFrom="line">
              <wp:posOffset>3510279</wp:posOffset>
            </wp:positionV>
            <wp:extent cx="6407785" cy="3619500"/>
            <wp:effectExtent l="0" t="0" r="0" b="0"/>
            <wp:wrapThrough wrapText="bothSides" distL="57150" distR="57150">
              <wp:wrapPolygon edited="1">
                <wp:start x="0" y="0"/>
                <wp:lineTo x="21621" y="0"/>
                <wp:lineTo x="21621" y="21624"/>
                <wp:lineTo x="0" y="21624"/>
                <wp:lineTo x="0" y="0"/>
              </wp:wrapPolygon>
            </wp:wrapThrough>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15.png"/>
                    <pic:cNvPicPr>
                      <a:picLocks noChangeAspect="1"/>
                    </pic:cNvPicPr>
                  </pic:nvPicPr>
                  <pic:blipFill>
                    <a:blip r:embed="rId14">
                      <a:extLst/>
                    </a:blip>
                    <a:stretch>
                      <a:fillRect/>
                    </a:stretch>
                  </pic:blipFill>
                  <pic:spPr>
                    <a:xfrm>
                      <a:off x="0" y="0"/>
                      <a:ext cx="6407785" cy="3619500"/>
                    </a:xfrm>
                    <a:prstGeom prst="rect">
                      <a:avLst/>
                    </a:prstGeom>
                    <a:ln w="12700" cap="flat">
                      <a:noFill/>
                      <a:miter lim="400000"/>
                    </a:ln>
                    <a:effectLst/>
                  </pic:spPr>
                </pic:pic>
              </a:graphicData>
            </a:graphic>
          </wp:anchor>
        </w:drawing>
      </w:r>
      <w:r>
        <mc:AlternateContent>
          <mc:Choice Requires="wpg">
            <w:drawing>
              <wp:anchor distT="0" distB="0" distL="0" distR="0" simplePos="0" relativeHeight="251672576" behindDoc="0" locked="0" layoutInCell="1" allowOverlap="1">
                <wp:simplePos x="0" y="0"/>
                <wp:positionH relativeFrom="page">
                  <wp:posOffset>2133599</wp:posOffset>
                </wp:positionH>
                <wp:positionV relativeFrom="line">
                  <wp:posOffset>309879</wp:posOffset>
                </wp:positionV>
                <wp:extent cx="1925954" cy="1924050"/>
                <wp:effectExtent l="0" t="0" r="0" b="0"/>
                <wp:wrapNone/>
                <wp:docPr id="1073741912" name="officeArt object"/>
                <wp:cNvGraphicFramePr/>
                <a:graphic xmlns:a="http://schemas.openxmlformats.org/drawingml/2006/main">
                  <a:graphicData uri="http://schemas.microsoft.com/office/word/2010/wordprocessingGroup">
                    <wpg:wgp>
                      <wpg:cNvGrpSpPr/>
                      <wpg:grpSpPr>
                        <a:xfrm>
                          <a:off x="0" y="0"/>
                          <a:ext cx="1925954" cy="1924050"/>
                          <a:chOff x="0" y="0"/>
                          <a:chExt cx="1925953" cy="1924049"/>
                        </a:xfrm>
                      </wpg:grpSpPr>
                      <wpg:grpSp>
                        <wpg:cNvPr id="1073741909" name="Group 1073741909"/>
                        <wpg:cNvGrpSpPr/>
                        <wpg:grpSpPr>
                          <a:xfrm>
                            <a:off x="0" y="-1"/>
                            <a:ext cx="1925954" cy="1242333"/>
                            <a:chOff x="0" y="0"/>
                            <a:chExt cx="1925953" cy="1242332"/>
                          </a:xfrm>
                        </wpg:grpSpPr>
                        <wps:wsp>
                          <wps:cNvPr id="1073741907" name="Shape 1073741907"/>
                          <wps:cNvSpPr/>
                          <wps:spPr>
                            <a:xfrm>
                              <a:off x="0" y="-1"/>
                              <a:ext cx="1925954" cy="1242334"/>
                            </a:xfrm>
                            <a:prstGeom prst="rect">
                              <a:avLst/>
                            </a:prstGeom>
                            <a:solidFill>
                              <a:srgbClr val="FFFFFF"/>
                            </a:solidFill>
                            <a:ln w="9525" cap="flat">
                              <a:solidFill>
                                <a:srgbClr val="000000"/>
                              </a:solidFill>
                              <a:prstDash val="solid"/>
                              <a:miter lim="800000"/>
                            </a:ln>
                            <a:effectLst/>
                          </wps:spPr>
                          <wps:bodyPr/>
                        </wps:wsp>
                        <wps:wsp>
                          <wps:cNvPr id="1073741908" name="Shape 1073741908"/>
                          <wps:cNvSpPr/>
                          <wps:spPr>
                            <a:xfrm>
                              <a:off x="0" y="-1"/>
                              <a:ext cx="1925954" cy="1242334"/>
                            </a:xfrm>
                            <a:prstGeom prst="rect">
                              <a:avLst/>
                            </a:prstGeom>
                            <a:noFill/>
                            <a:ln w="12700" cap="flat">
                              <a:noFill/>
                              <a:miter lim="400000"/>
                            </a:ln>
                            <a:effectLst/>
                          </wps:spPr>
                          <wps:txbx>
                            <w:txbxContent>
                              <w:p>
                                <w:pPr>
                                  <w:pStyle w:val="Normal.0"/>
                                </w:pPr>
                                <w:r>
                                  <w:rPr>
                                    <w:rtl w:val="0"/>
                                    <w:lang w:val="en-US"/>
                                  </w:rPr>
                                  <w:t>This is the health of the enemy, it is shown, when the player firstly hits the enemy. It drains with every hit the player makes.</w:t>
                                </w:r>
                              </w:p>
                            </w:txbxContent>
                          </wps:txbx>
                          <wps:bodyPr wrap="square" lIns="45719" tIns="45719" rIns="45719" bIns="45719" numCol="1" anchor="t">
                            <a:noAutofit/>
                          </wps:bodyPr>
                        </wps:wsp>
                      </wpg:grpSp>
                      <wps:wsp>
                        <wps:cNvPr id="1073741910" name="Shape 1073741910"/>
                        <wps:cNvSpPr/>
                        <wps:spPr>
                          <a:xfrm>
                            <a:off x="459104" y="1641701"/>
                            <a:ext cx="1085851" cy="282349"/>
                          </a:xfrm>
                          <a:prstGeom prst="rect">
                            <a:avLst/>
                          </a:prstGeom>
                          <a:noFill/>
                          <a:ln w="12700" cap="flat">
                            <a:solidFill>
                              <a:srgbClr val="FFFFFF"/>
                            </a:solidFill>
                            <a:prstDash val="solid"/>
                            <a:miter lim="800000"/>
                          </a:ln>
                          <a:effectLst/>
                        </wps:spPr>
                        <wps:bodyPr/>
                      </wps:wsp>
                      <wps:wsp>
                        <wps:cNvPr id="1073741911" name="Shape 1073741911"/>
                        <wps:cNvSpPr/>
                        <wps:spPr>
                          <a:xfrm flipH="1" flipV="1">
                            <a:off x="962978" y="1242332"/>
                            <a:ext cx="39052" cy="399370"/>
                          </a:xfrm>
                          <a:prstGeom prst="line">
                            <a:avLst/>
                          </a:prstGeom>
                          <a:noFill/>
                          <a:ln w="19050" cap="flat">
                            <a:solidFill>
                              <a:srgbClr val="FFFFFF"/>
                            </a:solidFill>
                            <a:prstDash val="solid"/>
                            <a:miter lim="800000"/>
                          </a:ln>
                          <a:effectLst/>
                        </wps:spPr>
                        <wps:bodyPr/>
                      </wps:wsp>
                    </wpg:wgp>
                  </a:graphicData>
                </a:graphic>
              </wp:anchor>
            </w:drawing>
          </mc:Choice>
          <mc:Fallback>
            <w:pict>
              <v:group id="_x0000_s1102" style="visibility:visible;position:absolute;margin-left:168.0pt;margin-top:24.4pt;width:151.6pt;height:151.5pt;z-index:251672576;mso-position-horizontal:absolute;mso-position-horizontal-relative:page;mso-position-vertical:absolute;mso-position-vertical-relative:line;mso-wrap-distance-left:0.0pt;mso-wrap-distance-top:0.0pt;mso-wrap-distance-right:0.0pt;mso-wrap-distance-bottom:0.0pt;" coordorigin="0,0" coordsize="1925954,1924049">
                <w10:wrap type="none" side="bothSides" anchorx="page"/>
                <v:group id="_x0000_s1103" style="position:absolute;left:0;top:0;width:1925954;height:1242332;" coordorigin="0,0" coordsize="1925954,1242332">
                  <v:rect id="_x0000_s1104" style="position:absolute;left:0;top:0;width:1925954;height:1242332;">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rect>
                  <v:rect id="_x0000_s1105" style="position:absolute;left:0;top:0;width:1925954;height:1242332;">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tl w:val="0"/>
                              <w:lang w:val="en-US"/>
                            </w:rPr>
                            <w:t>This is the health of the enemy, it is shown, when the player firstly hits the enemy. It drains with every hit the player makes.</w:t>
                          </w:r>
                        </w:p>
                      </w:txbxContent>
                    </v:textbox>
                  </v:rect>
                </v:group>
                <v:rect id="_x0000_s1106" style="position:absolute;left:459105;top:1641701;width:1085849;height:282348;">
                  <v:fill on="f"/>
                  <v:stroke filltype="solid" color="#FFFFFF" opacity="100.0%" weight="1.0pt" dashstyle="solid" endcap="flat" miterlimit="800.0%" joinstyle="miter" linestyle="single" startarrow="none" startarrowwidth="medium" startarrowlength="medium" endarrow="none" endarrowwidth="medium" endarrowlength="medium"/>
                </v:rect>
                <v:line id="_x0000_s1107" style="position:absolute;left:962979;top:1242332;width:39051;height:399369;flip:x y;">
                  <v:fill on="f"/>
                  <v:stroke filltype="solid" color="#FFFFFF" opacity="100.0%" weight="1.5pt" dashstyle="solid" endcap="flat" miterlimit="800.0%" joinstyle="miter" linestyle="single" startarrow="none" startarrowwidth="medium" startarrowlength="medium" endarrow="none" endarrowwidth="medium" endarrowlength="medium"/>
                </v:line>
              </v:group>
            </w:pict>
          </mc:Fallback>
        </mc:AlternateContent>
      </w:r>
      <w:r>
        <w:drawing>
          <wp:inline distT="0" distB="0" distL="0" distR="0">
            <wp:extent cx="3977250" cy="3371850"/>
            <wp:effectExtent l="0" t="0" r="0" b="0"/>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image16.png"/>
                    <pic:cNvPicPr>
                      <a:picLocks noChangeAspect="1"/>
                    </pic:cNvPicPr>
                  </pic:nvPicPr>
                  <pic:blipFill>
                    <a:blip r:embed="rId15">
                      <a:extLst/>
                    </a:blip>
                    <a:stretch>
                      <a:fillRect/>
                    </a:stretch>
                  </pic:blipFill>
                  <pic:spPr>
                    <a:xfrm>
                      <a:off x="0" y="0"/>
                      <a:ext cx="3977250" cy="3371850"/>
                    </a:xfrm>
                    <a:prstGeom prst="rect">
                      <a:avLst/>
                    </a:prstGeom>
                    <a:ln w="12700" cap="flat">
                      <a:noFill/>
                      <a:miter lim="400000"/>
                    </a:ln>
                    <a:effectLst/>
                  </pic:spPr>
                </pic:pic>
              </a:graphicData>
            </a:graphic>
          </wp:inline>
        </w:drawing>
      </w: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heading 2"/>
      </w:pPr>
      <w:bookmarkStart w:name="_Toc16" w:id="107"/>
      <w:r>
        <w:rPr>
          <w:rtl w:val="0"/>
          <w:lang w:val="en-US"/>
        </w:rPr>
        <w:t>2.3 Open Points</w:t>
      </w:r>
      <w:bookmarkEnd w:id="107"/>
    </w:p>
    <w:p>
      <w:pPr>
        <w:pStyle w:val="List Paragraph"/>
        <w:numPr>
          <w:ilvl w:val="0"/>
          <w:numId w:val="8"/>
        </w:numPr>
        <w:bidi w:val="0"/>
        <w:ind w:right="0"/>
        <w:jc w:val="both"/>
        <w:rPr>
          <w:b w:val="1"/>
          <w:bCs w:val="1"/>
          <w:rtl w:val="0"/>
          <w:lang w:val="en-US"/>
        </w:rPr>
      </w:pPr>
      <w:r>
        <w:rPr>
          <w:b w:val="1"/>
          <w:bCs w:val="1"/>
          <w:u w:val="single"/>
          <w:rtl w:val="0"/>
          <w:lang w:val="en-US"/>
        </w:rPr>
        <w:t>Minigames?</w:t>
      </w:r>
    </w:p>
    <w:p>
      <w:pPr>
        <w:pStyle w:val="List Paragraph"/>
        <w:ind w:left="1416" w:firstLine="0"/>
      </w:pPr>
      <w:r>
        <w:rPr>
          <w:rtl w:val="0"/>
          <w:lang w:val="en-US"/>
        </w:rPr>
        <w:t>We haven</w:t>
      </w:r>
      <w:r>
        <w:rPr>
          <w:rtl w:val="0"/>
          <w:lang w:val="en-US"/>
        </w:rPr>
        <w:t>’</w:t>
      </w:r>
      <w:r>
        <w:rPr>
          <w:rtl w:val="0"/>
          <w:lang w:val="en-US"/>
        </w:rPr>
        <w:t>t decided yet if we want to implement some Minigames to mix the gameplay up a little bit. There also has to be decided which Minigames we want to implement, how they will look like and how they will play.</w:t>
      </w:r>
    </w:p>
    <w:p>
      <w:pPr>
        <w:pStyle w:val="List Paragraph"/>
        <w:numPr>
          <w:ilvl w:val="0"/>
          <w:numId w:val="8"/>
        </w:numPr>
        <w:bidi w:val="0"/>
        <w:ind w:right="0"/>
        <w:jc w:val="both"/>
        <w:rPr>
          <w:b w:val="1"/>
          <w:bCs w:val="1"/>
          <w:rtl w:val="0"/>
          <w:lang w:val="en-US"/>
        </w:rPr>
      </w:pPr>
      <w:r>
        <w:rPr>
          <w:b w:val="1"/>
          <w:bCs w:val="1"/>
          <w:u w:val="single"/>
          <w:rtl w:val="0"/>
          <w:lang w:val="en-US"/>
        </w:rPr>
        <w:t>Difficulty?</w:t>
      </w:r>
    </w:p>
    <w:p>
      <w:pPr>
        <w:pStyle w:val="List Paragraph"/>
        <w:ind w:left="1416" w:firstLine="0"/>
      </w:pPr>
      <w:r>
        <w:rPr>
          <w:rtl w:val="0"/>
          <w:lang w:val="en-US"/>
        </w:rPr>
        <w:t>It isn</w:t>
      </w:r>
      <w:r>
        <w:rPr>
          <w:rtl w:val="0"/>
          <w:lang w:val="en-US"/>
        </w:rPr>
        <w:t>’</w:t>
      </w:r>
      <w:r>
        <w:rPr>
          <w:rtl w:val="0"/>
          <w:lang w:val="en-US"/>
        </w:rPr>
        <w:t>t entirely clear how difficult the game will be. It mainly focuses to be entertaining for everyone so a good balanced difficult is important.</w:t>
      </w:r>
    </w:p>
    <w:p>
      <w:pPr>
        <w:pStyle w:val="List Paragraph"/>
        <w:numPr>
          <w:ilvl w:val="0"/>
          <w:numId w:val="8"/>
        </w:numPr>
        <w:bidi w:val="0"/>
        <w:ind w:right="0"/>
        <w:jc w:val="both"/>
        <w:rPr>
          <w:b w:val="1"/>
          <w:bCs w:val="1"/>
          <w:rtl w:val="0"/>
          <w:lang w:val="en-US"/>
        </w:rPr>
      </w:pPr>
      <w:r>
        <w:rPr>
          <w:b w:val="1"/>
          <w:bCs w:val="1"/>
          <w:u w:val="single"/>
          <w:rtl w:val="0"/>
          <w:lang w:val="en-US"/>
        </w:rPr>
        <w:t>Self-made Soundtrack or open source Soundtrack?</w:t>
      </w:r>
    </w:p>
    <w:p>
      <w:pPr>
        <w:pStyle w:val="Normal.0"/>
        <w:ind w:left="1416" w:firstLine="0"/>
      </w:pPr>
      <w:r>
        <w:rPr>
          <w:rtl w:val="0"/>
          <w:lang w:val="en-US"/>
        </w:rPr>
        <w:t>We don</w:t>
      </w:r>
      <w:r>
        <w:rPr>
          <w:rtl w:val="0"/>
          <w:lang w:val="en-US"/>
        </w:rPr>
        <w:t>’</w:t>
      </w:r>
      <w:r>
        <w:rPr>
          <w:rtl w:val="0"/>
          <w:lang w:val="en-US"/>
        </w:rPr>
        <w:t>t know yet if we will include our own soundtracks or if we use some open source ones from the internet.</w:t>
      </w:r>
    </w:p>
    <w:p>
      <w:pPr>
        <w:pStyle w:val="Normal.0"/>
      </w:pPr>
    </w:p>
    <w:p>
      <w:pPr>
        <w:pStyle w:val="heading 1"/>
      </w:pPr>
      <w:bookmarkStart w:name="_Toc17" w:id="108"/>
      <w:r>
        <w:rPr>
          <w:rtl w:val="0"/>
          <w:lang w:val="en-US"/>
        </w:rPr>
        <w:t>3. Non-functional Requirements</w:t>
      </w:r>
      <w:bookmarkEnd w:id="108"/>
    </w:p>
    <w:p>
      <w:pPr>
        <w:pStyle w:val="Normal.0"/>
      </w:pPr>
    </w:p>
    <w:p>
      <w:pPr>
        <w:pStyle w:val="List Paragraph"/>
        <w:numPr>
          <w:ilvl w:val="0"/>
          <w:numId w:val="10"/>
        </w:numPr>
        <w:rPr>
          <w:lang w:val="en-US"/>
        </w:rPr>
      </w:pPr>
      <w:r>
        <w:rPr>
          <w:rtl w:val="0"/>
          <w:lang w:val="en-US"/>
        </w:rPr>
        <w:t>USE:</w:t>
      </w:r>
    </w:p>
    <w:p>
      <w:pPr>
        <w:pStyle w:val="List Paragraph"/>
        <w:numPr>
          <w:ilvl w:val="1"/>
          <w:numId w:val="12"/>
        </w:numPr>
        <w:rPr>
          <w:lang w:val="en-US"/>
        </w:rPr>
      </w:pPr>
      <w:r>
        <w:rPr>
          <w:rtl w:val="0"/>
          <w:lang w:val="en-US"/>
        </w:rPr>
        <w:t>easy to understand controls</w:t>
      </w:r>
    </w:p>
    <w:p>
      <w:pPr>
        <w:pStyle w:val="List Paragraph"/>
        <w:numPr>
          <w:ilvl w:val="1"/>
          <w:numId w:val="12"/>
        </w:numPr>
        <w:rPr>
          <w:lang w:val="en-US"/>
        </w:rPr>
      </w:pPr>
      <w:r>
        <w:rPr>
          <w:rtl w:val="0"/>
          <w:lang w:val="en-US"/>
        </w:rPr>
        <w:t>game should be playable in German and in English</w:t>
        <w:br w:type="textWrapping"/>
      </w:r>
      <w:commentRangeStart w:id="109"/>
    </w:p>
    <w:p>
      <w:pPr>
        <w:pStyle w:val="List Paragraph"/>
        <w:numPr>
          <w:ilvl w:val="1"/>
          <w:numId w:val="12"/>
        </w:numPr>
        <w:rPr>
          <w:lang w:val="en-US"/>
        </w:rPr>
      </w:pPr>
      <w:r>
        <w:rPr>
          <w:rtl w:val="0"/>
          <w:lang w:val="en-US"/>
        </w:rPr>
        <w:t>not too complex story</w:t>
      </w:r>
      <w:commentRangeEnd w:id="109"/>
      <w:r>
        <w:commentReference w:id="109"/>
      </w:r>
      <w:r>
        <w:rPr>
          <w:lang w:val="en-US"/>
        </w:rPr>
        <w:br w:type="textWrapping"/>
      </w:r>
      <w:commentRangeStart w:id="110"/>
    </w:p>
    <w:p>
      <w:pPr>
        <w:pStyle w:val="List Paragraph"/>
        <w:numPr>
          <w:ilvl w:val="1"/>
          <w:numId w:val="12"/>
        </w:numPr>
        <w:rPr>
          <w:lang w:val="en-US"/>
        </w:rPr>
      </w:pPr>
      <w:r>
        <w:rPr>
          <w:rtl w:val="0"/>
          <w:lang w:val="en-US"/>
        </w:rPr>
        <w:t>clear and uncomplicated dialogues</w:t>
      </w:r>
      <w:commentRangeEnd w:id="110"/>
      <w:r>
        <w:commentReference w:id="110"/>
      </w:r>
    </w:p>
    <w:p>
      <w:pPr>
        <w:pStyle w:val="List Paragraph"/>
        <w:ind w:left="1440" w:firstLine="0"/>
      </w:pPr>
    </w:p>
    <w:p>
      <w:pPr>
        <w:pStyle w:val="List Paragraph"/>
        <w:ind w:left="1440" w:firstLine="0"/>
      </w:pPr>
    </w:p>
    <w:p>
      <w:pPr>
        <w:pStyle w:val="List Paragraph"/>
        <w:numPr>
          <w:ilvl w:val="0"/>
          <w:numId w:val="10"/>
        </w:numPr>
        <w:rPr>
          <w:lang w:val="en-US"/>
        </w:rPr>
      </w:pPr>
      <w:r>
        <w:rPr>
          <w:rtl w:val="0"/>
          <w:lang w:val="en-US"/>
        </w:rPr>
        <w:t>EFFIC:</w:t>
      </w:r>
    </w:p>
    <w:p>
      <w:pPr>
        <w:pStyle w:val="List Paragraph"/>
        <w:numPr>
          <w:ilvl w:val="1"/>
          <w:numId w:val="10"/>
        </w:numPr>
        <w:rPr>
          <w:lang w:val="en-US"/>
        </w:rPr>
      </w:pPr>
      <w:r>
        <w:rPr>
          <w:rtl w:val="0"/>
          <w:lang w:val="en-US"/>
        </w:rPr>
        <w:t>fast runtime for smooth gameplay</w:t>
        <w:br w:type="textWrapping"/>
      </w:r>
      <w:commentRangeStart w:id="111"/>
    </w:p>
    <w:p>
      <w:pPr>
        <w:pStyle w:val="List Paragraph"/>
        <w:numPr>
          <w:ilvl w:val="1"/>
          <w:numId w:val="10"/>
        </w:numPr>
        <w:rPr>
          <w:lang w:val="en-US"/>
        </w:rPr>
      </w:pPr>
      <w:r>
        <w:rPr>
          <w:rtl w:val="0"/>
          <w:lang w:val="en-US"/>
        </w:rPr>
        <w:t>short loading times</w:t>
        <w:br w:type="textWrapping"/>
      </w:r>
      <w:commentRangeEnd w:id="111"/>
      <w:r>
        <w:commentReference w:id="111"/>
      </w:r>
      <w:commentRangeStart w:id="112"/>
    </w:p>
    <w:p>
      <w:pPr>
        <w:pStyle w:val="List Paragraph"/>
        <w:numPr>
          <w:ilvl w:val="1"/>
          <w:numId w:val="10"/>
        </w:numPr>
        <w:rPr>
          <w:lang w:val="en-US"/>
        </w:rPr>
      </w:pPr>
      <w:r>
        <w:rPr>
          <w:rtl w:val="0"/>
          <w:lang w:val="en-US"/>
        </w:rPr>
        <w:t>low memory usage through use of pixel art</w:t>
      </w:r>
      <w:commentRangeEnd w:id="112"/>
      <w:r>
        <w:commentReference w:id="112"/>
      </w:r>
    </w:p>
    <w:p>
      <w:pPr>
        <w:pStyle w:val="List Paragraph"/>
        <w:ind w:left="1440" w:firstLine="0"/>
      </w:pPr>
    </w:p>
    <w:p>
      <w:pPr>
        <w:pStyle w:val="List Paragraph"/>
        <w:ind w:left="1440" w:firstLine="0"/>
      </w:pPr>
    </w:p>
    <w:p>
      <w:pPr>
        <w:pStyle w:val="List Paragraph"/>
        <w:numPr>
          <w:ilvl w:val="0"/>
          <w:numId w:val="10"/>
        </w:numPr>
        <w:rPr>
          <w:lang w:val="en-US"/>
        </w:rPr>
      </w:pPr>
      <w:r>
        <w:rPr>
          <w:rtl w:val="0"/>
          <w:lang w:val="en-US"/>
        </w:rPr>
        <w:t>MAINT:</w:t>
        <w:br w:type="textWrapping"/>
      </w:r>
      <w:commentRangeStart w:id="113"/>
    </w:p>
    <w:p>
      <w:pPr>
        <w:pStyle w:val="List Paragraph"/>
        <w:numPr>
          <w:ilvl w:val="1"/>
          <w:numId w:val="10"/>
        </w:numPr>
        <w:rPr>
          <w:lang w:val="en-US"/>
        </w:rPr>
      </w:pPr>
      <w:r>
        <w:rPr>
          <w:rtl w:val="0"/>
          <w:lang w:val="en-US"/>
        </w:rPr>
        <w:t>maybe there will be a Wii U version later on</w:t>
      </w:r>
    </w:p>
    <w:p>
      <w:pPr>
        <w:pStyle w:val="List Paragraph"/>
        <w:numPr>
          <w:ilvl w:val="1"/>
          <w:numId w:val="10"/>
        </w:numPr>
        <w:rPr>
          <w:lang w:val="en-US"/>
        </w:rPr>
      </w:pPr>
      <w:r>
        <w:rPr>
          <w:rtl w:val="0"/>
          <w:lang w:val="en-US"/>
        </w:rPr>
        <w:t>also we</w:t>
      </w:r>
      <w:r>
        <w:rPr>
          <w:rtl w:val="0"/>
          <w:lang w:val="en-US"/>
        </w:rPr>
        <w:t>’</w:t>
      </w:r>
      <w:r>
        <w:rPr>
          <w:rtl w:val="0"/>
          <w:lang w:val="en-US"/>
        </w:rPr>
        <w:t>ll possibly be making one or more DLC</w:t>
      </w:r>
      <w:r>
        <w:rPr>
          <w:rtl w:val="0"/>
          <w:lang w:val="en-US"/>
        </w:rPr>
        <w:t>’</w:t>
      </w:r>
      <w:r>
        <w:rPr>
          <w:rtl w:val="0"/>
          <w:lang w:val="en-US"/>
        </w:rPr>
        <w:t xml:space="preserve">s </w:t>
      </w:r>
    </w:p>
    <w:p>
      <w:pPr>
        <w:pStyle w:val="List Paragraph"/>
        <w:numPr>
          <w:ilvl w:val="1"/>
          <w:numId w:val="10"/>
        </w:numPr>
        <w:rPr>
          <w:lang w:val="en-US"/>
        </w:rPr>
      </w:pPr>
      <w:r>
        <w:rPr>
          <w:rtl w:val="0"/>
          <w:lang w:val="en-US"/>
        </w:rPr>
        <w:t>future release on Steam</w:t>
        <w:br w:type="textWrapping"/>
      </w:r>
      <w:commentRangeEnd w:id="113"/>
      <w:r>
        <w:commentReference w:id="113"/>
      </w:r>
    </w:p>
    <w:p>
      <w:pPr>
        <w:pStyle w:val="List Paragraph"/>
        <w:ind w:left="1440" w:firstLine="0"/>
      </w:pPr>
    </w:p>
    <w:p>
      <w:pPr>
        <w:pStyle w:val="List Paragraph"/>
        <w:ind w:left="1440" w:firstLine="0"/>
      </w:pPr>
    </w:p>
    <w:p>
      <w:pPr>
        <w:pStyle w:val="List Paragraph"/>
        <w:numPr>
          <w:ilvl w:val="0"/>
          <w:numId w:val="10"/>
        </w:numPr>
        <w:rPr>
          <w:lang w:val="en-US"/>
        </w:rPr>
      </w:pPr>
      <w:r>
        <w:rPr>
          <w:rtl w:val="0"/>
          <w:lang w:val="en-US"/>
        </w:rPr>
        <w:t>SEC:</w:t>
        <w:br w:type="textWrapping"/>
      </w:r>
      <w:commentRangeStart w:id="114"/>
    </w:p>
    <w:p>
      <w:pPr>
        <w:pStyle w:val="List Paragraph"/>
        <w:numPr>
          <w:ilvl w:val="1"/>
          <w:numId w:val="10"/>
        </w:numPr>
        <w:rPr>
          <w:lang w:val="en-US"/>
        </w:rPr>
      </w:pPr>
      <w:r>
        <w:rPr>
          <w:rtl w:val="0"/>
          <w:lang w:val="en-US"/>
        </w:rPr>
        <w:t>encryption for the data in the save files</w:t>
      </w:r>
      <w:commentRangeEnd w:id="114"/>
      <w:r>
        <w:commentReference w:id="114"/>
      </w:r>
    </w:p>
    <w:p>
      <w:pPr>
        <w:pStyle w:val="List Paragraph"/>
        <w:numPr>
          <w:ilvl w:val="1"/>
          <w:numId w:val="10"/>
        </w:numPr>
        <w:rPr>
          <w:lang w:val="en-US"/>
        </w:rPr>
      </w:pPr>
      <w:r>
        <w:rPr>
          <w:rtl w:val="0"/>
          <w:lang w:val="en-US"/>
        </w:rPr>
        <w:t>source code won</w:t>
      </w:r>
      <w:r>
        <w:rPr>
          <w:rtl w:val="0"/>
          <w:lang w:val="en-US"/>
        </w:rPr>
        <w:t>’</w:t>
      </w:r>
      <w:r>
        <w:rPr>
          <w:rtl w:val="0"/>
          <w:lang w:val="en-US"/>
        </w:rPr>
        <w:t>t be included in the user version</w:t>
        <w:br w:type="textWrapping"/>
      </w:r>
      <w:commentRangeStart w:id="115"/>
    </w:p>
    <w:p>
      <w:pPr>
        <w:pStyle w:val="List Paragraph"/>
        <w:numPr>
          <w:ilvl w:val="1"/>
          <w:numId w:val="10"/>
        </w:numPr>
        <w:rPr>
          <w:lang w:val="en-US"/>
        </w:rPr>
      </w:pPr>
      <w:r>
        <w:rPr>
          <w:rtl w:val="0"/>
          <w:lang w:val="en-US"/>
        </w:rPr>
        <w:t>source code could be offered separately for modders for example</w:t>
      </w:r>
      <w:commentRangeEnd w:id="115"/>
      <w:r>
        <w:commentReference w:id="115"/>
      </w:r>
    </w:p>
    <w:p>
      <w:pPr>
        <w:pStyle w:val="List Paragraph"/>
        <w:ind w:left="1440" w:firstLine="0"/>
      </w:pPr>
    </w:p>
    <w:p>
      <w:pPr>
        <w:pStyle w:val="List Paragraph"/>
        <w:ind w:left="1440" w:firstLine="0"/>
      </w:pPr>
    </w:p>
    <w:p>
      <w:pPr>
        <w:pStyle w:val="List Paragraph"/>
        <w:numPr>
          <w:ilvl w:val="0"/>
          <w:numId w:val="10"/>
        </w:numPr>
        <w:rPr>
          <w:lang w:val="en-US"/>
        </w:rPr>
      </w:pPr>
      <w:r>
        <w:rPr>
          <w:rtl w:val="0"/>
          <w:lang w:val="en-US"/>
        </w:rPr>
        <w:t>LEGAL:</w:t>
      </w:r>
    </w:p>
    <w:p>
      <w:pPr>
        <w:pStyle w:val="List Paragraph"/>
        <w:numPr>
          <w:ilvl w:val="1"/>
          <w:numId w:val="10"/>
        </w:numPr>
        <w:rPr>
          <w:lang w:val="en-US"/>
        </w:rPr>
      </w:pPr>
      <w:r>
        <w:rPr>
          <w:rtl w:val="0"/>
          <w:lang w:val="en-US"/>
        </w:rPr>
        <w:t>age requirement will eventually be defined by the uploading site itself</w:t>
      </w:r>
    </w:p>
    <w:p>
      <w:pPr>
        <w:pStyle w:val="List Paragraph"/>
        <w:numPr>
          <w:ilvl w:val="1"/>
          <w:numId w:val="10"/>
        </w:numPr>
        <w:rPr>
          <w:lang w:val="en-US"/>
        </w:rPr>
      </w:pPr>
      <w:r>
        <w:rPr>
          <w:rtl w:val="0"/>
          <w:lang w:val="en-US"/>
        </w:rPr>
        <w:t>other than that there are no law requirements</w:t>
      </w:r>
    </w:p>
    <w:p>
      <w:pPr>
        <w:pStyle w:val="heading 1"/>
      </w:pPr>
      <w:bookmarkStart w:name="_Toc18" w:id="116"/>
      <w:r>
        <w:rPr>
          <w:rtl w:val="0"/>
          <w:lang w:val="en-US"/>
        </w:rPr>
        <w:t>4. Quantity Structure</w:t>
      </w:r>
      <w:bookmarkEnd w:id="116"/>
    </w:p>
    <w:p>
      <w:pPr>
        <w:pStyle w:val="Normal.0"/>
      </w:pPr>
    </w:p>
    <w:p>
      <w:pPr>
        <w:pStyle w:val="Normal.0"/>
      </w:pPr>
      <w:r>
        <w:rPr>
          <w:rtl w:val="0"/>
          <w:lang w:val="en-US"/>
        </w:rPr>
        <w:t xml:space="preserve">The one of the most important steps on our project is, to guarantee a smooth run of the game and the low use of memory. In the following tests one will get a brief overview of the game architecture and the specs it needs. Since this is a simple game it </w:t>
      </w:r>
      <w:del w:id="117" w:date="2017-03-09T7:15:01 PMZ" w:author="P. Bauer">
        <w:r>
          <w:rPr>
            <w:rtl w:val="0"/>
            <w:lang w:val="en-US"/>
          </w:rPr>
          <w:delText>won</w:delText>
        </w:r>
      </w:del>
      <w:del w:id="118" w:date="2017-03-09T7:15:01 PMZ" w:author="P. Bauer">
        <w:r>
          <w:rPr>
            <w:rtl w:val="0"/>
            <w:lang w:val="en-US"/>
          </w:rPr>
          <w:delText>’</w:delText>
        </w:r>
      </w:del>
      <w:del w:id="119" w:date="2017-03-09T7:15:01 PMZ" w:author="P. Bauer">
        <w:r>
          <w:rPr>
            <w:rtl w:val="0"/>
            <w:lang w:val="en-US"/>
          </w:rPr>
          <w:delText>t</w:delText>
        </w:r>
      </w:del>
      <w:ins w:id="120" w:date="2017-03-09T7:15:02 PMZ" w:author="P. Bauer">
        <w:r>
          <w:rPr>
            <w:rtl w:val="0"/>
            <w:lang w:val="en-US"/>
          </w:rPr>
          <w:t>will not</w:t>
        </w:r>
      </w:ins>
      <w:r>
        <w:rPr>
          <w:rtl w:val="0"/>
          <w:lang w:val="en-US"/>
        </w:rPr>
        <w:t xml:space="preserve"> need any databases and the saves will be saved into a .txt file and will be reading at any loading process. Also the configurable settings of the game will be saved into a .txt file and can be changed at any time. </w:t>
      </w:r>
    </w:p>
    <w:p>
      <w:pPr>
        <w:pStyle w:val="Normal.0"/>
      </w:pPr>
    </w:p>
    <w:p>
      <w:pPr>
        <w:pStyle w:val="heading 1"/>
      </w:pPr>
    </w:p>
    <w:p>
      <w:pPr>
        <w:pStyle w:val="heading 1"/>
      </w:pPr>
      <w:bookmarkStart w:name="_Toc19" w:id="121"/>
      <w:r>
        <w:rPr>
          <w:rtl w:val="0"/>
          <w:lang w:val="en-US"/>
        </w:rPr>
        <w:t>5.</w:t>
        <w:tab/>
        <w:t>System Architecture and Interfaces</w:t>
      </w:r>
      <w:bookmarkEnd w:id="121"/>
    </w:p>
    <w:p>
      <w:pPr>
        <w:pStyle w:val="Normal.0"/>
      </w:pPr>
    </w:p>
    <w:p>
      <w:pPr>
        <w:pStyle w:val="Normal.0"/>
      </w:pPr>
      <w:r>
        <w:rPr>
          <w:rtl w:val="0"/>
          <w:lang w:val="en-US"/>
        </w:rPr>
        <w:t>This game is made with Unity 5.3 and usual for indie/pixel games it doesn</w:t>
      </w:r>
      <w:r>
        <w:rPr>
          <w:rtl w:val="0"/>
          <w:lang w:val="en-US"/>
        </w:rPr>
        <w:t>’</w:t>
      </w:r>
      <w:r>
        <w:rPr>
          <w:rtl w:val="0"/>
          <w:lang w:val="en-US"/>
        </w:rPr>
        <w:t xml:space="preserve">t need any high end PC to run this game smoothly. </w:t>
      </w:r>
    </w:p>
    <w:p>
      <w:pPr>
        <w:pStyle w:val="Normal.0"/>
      </w:pPr>
      <w:r>
        <w:rPr>
          <w:rtl w:val="0"/>
          <w:lang w:val="en-US"/>
        </w:rPr>
        <w:t>The game can be played smoothly on every PC that does not have a lesser Windows version of Windows Vista. It can also run on many MacOS Systems or Linux Systems.</w:t>
      </w:r>
    </w:p>
    <w:p>
      <w:pPr>
        <w:pStyle w:val="Normal.0"/>
      </w:pPr>
    </w:p>
    <w:p>
      <w:pPr>
        <w:pStyle w:val="Normal.0"/>
      </w:pPr>
    </w:p>
    <w:p>
      <w:pPr>
        <w:pStyle w:val="Normal.0"/>
      </w:pPr>
    </w:p>
    <w:p>
      <w:pPr>
        <w:pStyle w:val="Normal.0"/>
      </w:pPr>
    </w:p>
    <w:p>
      <w:pPr>
        <w:pStyle w:val="Normal.0"/>
      </w:pPr>
      <w:r>
        <w:rPr>
          <w:rtl w:val="0"/>
          <w:lang w:val="en-US"/>
        </w:rPr>
        <w:t>Here are the specs:</w:t>
      </w:r>
    </w:p>
    <w:p>
      <w:pPr>
        <w:pStyle w:val="Normal.0"/>
      </w:pPr>
    </w:p>
    <w:p>
      <w:pPr>
        <w:pStyle w:val="Normal.0"/>
      </w:pPr>
    </w:p>
    <w:tbl>
      <w:tblPr>
        <w:tblW w:w="906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31"/>
        <w:gridCol w:w="4531"/>
      </w:tblGrid>
      <w:tr>
        <w:tblPrEx>
          <w:shd w:val="clear" w:color="auto" w:fill="d0ddef"/>
        </w:tblPrEx>
        <w:trPr>
          <w:trHeight w:val="995" w:hRule="atLeast"/>
        </w:trPr>
        <w:tc>
          <w:tcPr>
            <w:tcW w:type="dxa" w:w="4531"/>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5b9bd5"/>
            <w:tcMar>
              <w:top w:type="dxa" w:w="80"/>
              <w:left w:type="dxa" w:w="80"/>
              <w:bottom w:type="dxa" w:w="80"/>
              <w:right w:type="dxa" w:w="80"/>
            </w:tcMar>
            <w:vAlign w:val="center"/>
          </w:tcPr>
          <w:p>
            <w:pPr>
              <w:pStyle w:val="Normal.0"/>
              <w:jc w:val="center"/>
            </w:pPr>
            <w:r>
              <w:rPr>
                <w:b w:val="1"/>
                <w:bCs w:val="1"/>
                <w:sz w:val="28"/>
                <w:szCs w:val="28"/>
                <w:rtl w:val="0"/>
                <w:lang w:val="en-US"/>
              </w:rPr>
              <w:t>OS</w:t>
            </w:r>
          </w:p>
        </w:tc>
        <w:tc>
          <w:tcPr>
            <w:tcW w:type="dxa" w:w="4531"/>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eeaf6"/>
            <w:tcMar>
              <w:top w:type="dxa" w:w="80"/>
              <w:left w:type="dxa" w:w="80"/>
              <w:bottom w:type="dxa" w:w="80"/>
              <w:right w:type="dxa" w:w="80"/>
            </w:tcMar>
            <w:vAlign w:val="center"/>
          </w:tcPr>
          <w:p>
            <w:pPr>
              <w:pStyle w:val="Normal.0"/>
              <w:jc w:val="center"/>
            </w:pPr>
            <w:r>
              <w:rPr>
                <w:sz w:val="28"/>
                <w:szCs w:val="28"/>
                <w:rtl w:val="0"/>
                <w:lang w:val="en-US"/>
              </w:rPr>
              <w:t xml:space="preserve">Windows XP and above, any </w:t>
            </w:r>
            <w:r>
              <w:rPr>
                <w:sz w:val="28"/>
                <w:szCs w:val="28"/>
                <w:rtl w:val="0"/>
                <w:lang w:val="en-US"/>
              </w:rPr>
              <w:t>i</w:t>
            </w:r>
            <w:r>
              <w:rPr>
                <w:sz w:val="28"/>
                <w:szCs w:val="28"/>
                <w:rtl w:val="0"/>
                <w:lang w:val="en-US"/>
              </w:rPr>
              <w:t>OS System which supports Unity, any Linux System which supports Unity</w:t>
            </w:r>
          </w:p>
        </w:tc>
      </w:tr>
      <w:tr>
        <w:tblPrEx>
          <w:shd w:val="clear" w:color="auto" w:fill="d0ddef"/>
        </w:tblPrEx>
        <w:trPr>
          <w:trHeight w:val="641" w:hRule="atLeast"/>
        </w:trPr>
        <w:tc>
          <w:tcPr>
            <w:tcW w:type="dxa" w:w="4531"/>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5b9bd5"/>
            <w:tcMar>
              <w:top w:type="dxa" w:w="80"/>
              <w:left w:type="dxa" w:w="80"/>
              <w:bottom w:type="dxa" w:w="80"/>
              <w:right w:type="dxa" w:w="80"/>
            </w:tcMar>
            <w:vAlign w:val="center"/>
          </w:tcPr>
          <w:p>
            <w:pPr>
              <w:pStyle w:val="Normal.0"/>
              <w:jc w:val="center"/>
            </w:pPr>
            <w:r>
              <w:rPr>
                <w:b w:val="1"/>
                <w:bCs w:val="1"/>
                <w:sz w:val="28"/>
                <w:szCs w:val="28"/>
                <w:rtl w:val="0"/>
                <w:lang w:val="en-US"/>
              </w:rPr>
              <w:t>CPU</w:t>
            </w:r>
          </w:p>
        </w:tc>
        <w:tc>
          <w:tcPr>
            <w:tcW w:type="dxa" w:w="4531"/>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bdd6ee"/>
            <w:tcMar>
              <w:top w:type="dxa" w:w="80"/>
              <w:left w:type="dxa" w:w="80"/>
              <w:bottom w:type="dxa" w:w="80"/>
              <w:right w:type="dxa" w:w="80"/>
            </w:tcMar>
            <w:vAlign w:val="center"/>
          </w:tcPr>
          <w:p>
            <w:pPr>
              <w:pStyle w:val="Normal.0"/>
              <w:jc w:val="center"/>
            </w:pPr>
            <w:r>
              <w:rPr>
                <w:sz w:val="28"/>
                <w:szCs w:val="28"/>
                <w:rtl w:val="0"/>
                <w:lang w:val="en-US"/>
              </w:rPr>
              <w:t>Any CPU which can run Unity 5.3 or above</w:t>
            </w:r>
          </w:p>
        </w:tc>
      </w:tr>
      <w:tr>
        <w:tblPrEx>
          <w:shd w:val="clear" w:color="auto" w:fill="d0ddef"/>
        </w:tblPrEx>
        <w:trPr>
          <w:trHeight w:val="455" w:hRule="atLeast"/>
        </w:trPr>
        <w:tc>
          <w:tcPr>
            <w:tcW w:type="dxa" w:w="4531"/>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5b9bd5"/>
            <w:tcMar>
              <w:top w:type="dxa" w:w="80"/>
              <w:left w:type="dxa" w:w="80"/>
              <w:bottom w:type="dxa" w:w="80"/>
              <w:right w:type="dxa" w:w="80"/>
            </w:tcMar>
            <w:vAlign w:val="center"/>
          </w:tcPr>
          <w:p>
            <w:pPr>
              <w:pStyle w:val="Normal.0"/>
              <w:jc w:val="center"/>
            </w:pPr>
            <w:r>
              <w:rPr>
                <w:b w:val="1"/>
                <w:bCs w:val="1"/>
                <w:sz w:val="28"/>
                <w:szCs w:val="28"/>
                <w:rtl w:val="0"/>
                <w:lang w:val="en-US"/>
              </w:rPr>
              <w:t>RAM</w:t>
            </w:r>
          </w:p>
        </w:tc>
        <w:tc>
          <w:tcPr>
            <w:tcW w:type="dxa" w:w="4531"/>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eeaf6"/>
            <w:tcMar>
              <w:top w:type="dxa" w:w="80"/>
              <w:left w:type="dxa" w:w="80"/>
              <w:bottom w:type="dxa" w:w="80"/>
              <w:right w:type="dxa" w:w="80"/>
            </w:tcMar>
            <w:vAlign w:val="center"/>
          </w:tcPr>
          <w:p>
            <w:pPr>
              <w:pStyle w:val="Normal.0"/>
              <w:jc w:val="center"/>
            </w:pPr>
            <w:r>
              <w:rPr>
                <w:sz w:val="28"/>
                <w:szCs w:val="28"/>
                <w:rtl w:val="0"/>
                <w:lang w:val="en-US"/>
              </w:rPr>
              <w:t>1 GB Ram</w:t>
            </w:r>
          </w:p>
        </w:tc>
      </w:tr>
      <w:tr>
        <w:tblPrEx>
          <w:shd w:val="clear" w:color="auto" w:fill="d0ddef"/>
        </w:tblPrEx>
        <w:trPr>
          <w:trHeight w:val="641" w:hRule="atLeast"/>
        </w:trPr>
        <w:tc>
          <w:tcPr>
            <w:tcW w:type="dxa" w:w="4531"/>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5b9bd5"/>
            <w:tcMar>
              <w:top w:type="dxa" w:w="80"/>
              <w:left w:type="dxa" w:w="80"/>
              <w:bottom w:type="dxa" w:w="80"/>
              <w:right w:type="dxa" w:w="80"/>
            </w:tcMar>
            <w:vAlign w:val="center"/>
          </w:tcPr>
          <w:p>
            <w:pPr>
              <w:pStyle w:val="Normal.0"/>
              <w:jc w:val="center"/>
            </w:pPr>
            <w:r>
              <w:rPr>
                <w:b w:val="1"/>
                <w:bCs w:val="1"/>
                <w:sz w:val="28"/>
                <w:szCs w:val="28"/>
                <w:rtl w:val="0"/>
                <w:lang w:val="en-US"/>
              </w:rPr>
              <w:t>Graphic card</w:t>
            </w:r>
          </w:p>
        </w:tc>
        <w:tc>
          <w:tcPr>
            <w:tcW w:type="dxa" w:w="4531"/>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bdd6ee"/>
            <w:tcMar>
              <w:top w:type="dxa" w:w="80"/>
              <w:left w:type="dxa" w:w="80"/>
              <w:bottom w:type="dxa" w:w="80"/>
              <w:right w:type="dxa" w:w="80"/>
            </w:tcMar>
            <w:vAlign w:val="center"/>
          </w:tcPr>
          <w:p>
            <w:pPr>
              <w:pStyle w:val="Normal.0"/>
              <w:jc w:val="center"/>
            </w:pPr>
            <w:r>
              <w:rPr>
                <w:sz w:val="28"/>
                <w:szCs w:val="28"/>
                <w:rtl w:val="0"/>
                <w:lang w:val="en-US"/>
              </w:rPr>
              <w:t>Any Graphic Card which can run Unity 5.3 or above</w:t>
            </w:r>
          </w:p>
        </w:tc>
      </w:tr>
      <w:tr>
        <w:tblPrEx>
          <w:shd w:val="clear" w:color="auto" w:fill="d0ddef"/>
        </w:tblPrEx>
        <w:trPr>
          <w:trHeight w:val="598" w:hRule="atLeast"/>
        </w:trPr>
        <w:tc>
          <w:tcPr>
            <w:tcW w:type="dxa" w:w="4531"/>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5b9bd5"/>
            <w:tcMar>
              <w:top w:type="dxa" w:w="80"/>
              <w:left w:type="dxa" w:w="80"/>
              <w:bottom w:type="dxa" w:w="80"/>
              <w:right w:type="dxa" w:w="80"/>
            </w:tcMar>
            <w:vAlign w:val="center"/>
          </w:tcPr>
          <w:p>
            <w:pPr>
              <w:pStyle w:val="Normal.0"/>
              <w:jc w:val="center"/>
            </w:pPr>
            <w:r>
              <w:rPr>
                <w:b w:val="1"/>
                <w:bCs w:val="1"/>
                <w:sz w:val="28"/>
                <w:szCs w:val="28"/>
                <w:rtl w:val="0"/>
                <w:lang w:val="en-US"/>
              </w:rPr>
              <w:t>DirectX</w:t>
            </w:r>
          </w:p>
        </w:tc>
        <w:tc>
          <w:tcPr>
            <w:tcW w:type="dxa" w:w="4531"/>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deeaf6"/>
            <w:tcMar>
              <w:top w:type="dxa" w:w="80"/>
              <w:left w:type="dxa" w:w="80"/>
              <w:bottom w:type="dxa" w:w="80"/>
              <w:right w:type="dxa" w:w="80"/>
            </w:tcMar>
            <w:vAlign w:val="center"/>
          </w:tcPr>
          <w:p>
            <w:pPr>
              <w:pStyle w:val="Normal.0"/>
              <w:jc w:val="center"/>
            </w:pPr>
            <w:r>
              <w:rPr>
                <w:sz w:val="28"/>
                <w:szCs w:val="28"/>
                <w:rtl w:val="0"/>
                <w:lang w:val="en-US"/>
              </w:rPr>
              <w:t>DirectX 9 or above</w:t>
            </w:r>
          </w:p>
        </w:tc>
      </w:tr>
      <w:tr>
        <w:tblPrEx>
          <w:shd w:val="clear" w:color="auto" w:fill="d0ddef"/>
        </w:tblPrEx>
        <w:trPr>
          <w:trHeight w:val="559" w:hRule="atLeast"/>
        </w:trPr>
        <w:tc>
          <w:tcPr>
            <w:tcW w:type="dxa" w:w="4531"/>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5b9bd5"/>
            <w:tcMar>
              <w:top w:type="dxa" w:w="80"/>
              <w:left w:type="dxa" w:w="80"/>
              <w:bottom w:type="dxa" w:w="80"/>
              <w:right w:type="dxa" w:w="80"/>
            </w:tcMar>
            <w:vAlign w:val="center"/>
          </w:tcPr>
          <w:p>
            <w:pPr>
              <w:pStyle w:val="Normal.0"/>
              <w:jc w:val="center"/>
            </w:pPr>
            <w:r>
              <w:rPr>
                <w:b w:val="1"/>
                <w:bCs w:val="1"/>
                <w:sz w:val="28"/>
                <w:szCs w:val="28"/>
                <w:rtl w:val="0"/>
                <w:lang w:val="en-US"/>
              </w:rPr>
              <w:t>Sound</w:t>
            </w:r>
          </w:p>
        </w:tc>
        <w:tc>
          <w:tcPr>
            <w:tcW w:type="dxa" w:w="4531"/>
            <w:tcBorders>
              <w:top w:val="single" w:color="ffffff" w:sz="4" w:space="0" w:shadow="0" w:frame="0"/>
              <w:left w:val="single" w:color="ffffff" w:sz="4" w:space="0" w:shadow="0" w:frame="0"/>
              <w:bottom w:val="single" w:color="ffffff" w:sz="4" w:space="0" w:shadow="0" w:frame="0"/>
              <w:right w:val="single" w:color="ffffff" w:sz="4" w:space="0" w:shadow="0" w:frame="0"/>
            </w:tcBorders>
            <w:shd w:val="clear" w:color="auto" w:fill="bdd6ee"/>
            <w:tcMar>
              <w:top w:type="dxa" w:w="80"/>
              <w:left w:type="dxa" w:w="80"/>
              <w:bottom w:type="dxa" w:w="80"/>
              <w:right w:type="dxa" w:w="80"/>
            </w:tcMar>
            <w:vAlign w:val="center"/>
          </w:tcPr>
          <w:p>
            <w:pPr>
              <w:pStyle w:val="Normal.0"/>
              <w:jc w:val="center"/>
            </w:pPr>
            <w:r>
              <w:rPr>
                <w:sz w:val="28"/>
                <w:szCs w:val="28"/>
                <w:rtl w:val="0"/>
                <w:lang w:val="en-US"/>
              </w:rPr>
              <w:t>DirectX compatible Soundcards</w:t>
            </w:r>
          </w:p>
        </w:tc>
      </w:tr>
    </w:tbl>
    <w:p>
      <w:pPr>
        <w:pStyle w:val="Normal.0"/>
        <w:widowControl w:val="0"/>
      </w:pPr>
    </w:p>
    <w:p>
      <w:pPr>
        <w:pStyle w:val="heading 1"/>
      </w:pPr>
    </w:p>
    <w:p>
      <w:pPr>
        <w:pStyle w:val="Normal.0"/>
        <w:spacing w:after="160" w:line="259" w:lineRule="auto"/>
        <w:jc w:val="left"/>
      </w:pPr>
      <w:r>
        <w:rPr>
          <w:rFonts w:ascii="Arial Unicode MS" w:cs="Arial Unicode MS" w:hAnsi="Arial Unicode MS" w:eastAsia="Arial Unicode MS"/>
          <w:b w:val="0"/>
          <w:bCs w:val="0"/>
          <w:i w:val="0"/>
          <w:iCs w:val="0"/>
          <w:lang w:val="en-US"/>
        </w:rPr>
        <w:br w:type="page"/>
      </w:r>
    </w:p>
    <w:p>
      <w:pPr>
        <w:pStyle w:val="heading 1"/>
      </w:pPr>
      <w:bookmarkStart w:name="_Toc20" w:id="122"/>
      <w:r>
        <w:rPr>
          <w:rtl w:val="0"/>
          <w:lang w:val="en-US"/>
        </w:rPr>
        <w:t xml:space="preserve">6. </w:t>
      </w:r>
      <w:commentRangeStart w:id="123"/>
      <w:r>
        <w:rPr>
          <w:rtl w:val="0"/>
          <w:lang w:val="en-US"/>
        </w:rPr>
        <w:t>Acceptance Criteria</w:t>
      </w:r>
      <w:commentRangeEnd w:id="123"/>
      <w:r>
        <w:commentReference w:id="123"/>
      </w:r>
      <w:bookmarkEnd w:id="122"/>
    </w:p>
    <w:p>
      <w:pPr>
        <w:pStyle w:val="Normal.0"/>
      </w:pPr>
    </w:p>
    <w:p>
      <w:pPr>
        <w:pStyle w:val="Normal.0"/>
      </w:pPr>
      <w:r>
        <w:rPr>
          <w:rtl w:val="0"/>
          <w:lang w:val="en-US"/>
        </w:rPr>
        <w:t>One of the main selling points of our game is the unique humour.</w:t>
      </w:r>
    </w:p>
    <w:p>
      <w:pPr>
        <w:pStyle w:val="Normal.0"/>
      </w:pPr>
      <w:r>
        <w:rPr>
          <w:b w:val="1"/>
          <w:bCs w:val="1"/>
          <w:u w:val="single"/>
          <w:rtl w:val="0"/>
          <w:lang w:val="en-US"/>
        </w:rPr>
        <w:t>Level 0 (Tutorial):</w:t>
      </w:r>
    </w:p>
    <w:p>
      <w:pPr>
        <w:pStyle w:val="List Paragraph"/>
        <w:numPr>
          <w:ilvl w:val="0"/>
          <w:numId w:val="8"/>
        </w:numPr>
        <w:rPr>
          <w:lang w:val="en-US"/>
        </w:rPr>
      </w:pPr>
      <w:r>
        <w:rPr>
          <w:rtl w:val="0"/>
          <w:lang w:val="en-US"/>
        </w:rPr>
        <w:t xml:space="preserve">graphics for </w:t>
      </w:r>
      <w:r>
        <w:rPr>
          <w:rtl w:val="0"/>
          <w:lang w:val="en-US"/>
        </w:rPr>
        <w:t>“</w:t>
      </w:r>
      <w:commentRangeStart w:id="124"/>
      <w:r>
        <w:rPr>
          <w:rtl w:val="0"/>
          <w:lang w:val="en-US"/>
        </w:rPr>
        <w:t>Stoney</w:t>
      </w:r>
      <w:commentRangeEnd w:id="124"/>
      <w:r>
        <w:commentReference w:id="124"/>
      </w:r>
      <w:r>
        <w:rPr>
          <w:rtl w:val="0"/>
          <w:lang w:val="en-US"/>
        </w:rPr>
        <w:t>”</w:t>
      </w:r>
      <w:r>
        <w:rPr>
          <w:rtl w:val="0"/>
          <w:lang w:val="en-US"/>
        </w:rPr>
        <w:t>, landscape</w:t>
      </w:r>
    </w:p>
    <w:p>
      <w:pPr>
        <w:pStyle w:val="List Paragraph"/>
        <w:numPr>
          <w:ilvl w:val="0"/>
          <w:numId w:val="8"/>
        </w:numPr>
        <w:rPr>
          <w:lang w:val="en-US"/>
        </w:rPr>
      </w:pPr>
      <w:r>
        <w:rPr>
          <w:rtl w:val="0"/>
          <w:lang w:val="en-US"/>
        </w:rPr>
        <w:t>functioning controls</w:t>
      </w:r>
    </w:p>
    <w:p>
      <w:pPr>
        <w:pStyle w:val="List Paragraph"/>
        <w:numPr>
          <w:ilvl w:val="0"/>
          <w:numId w:val="8"/>
        </w:numPr>
        <w:rPr>
          <w:lang w:val="en-US"/>
        </w:rPr>
      </w:pPr>
      <w:r>
        <w:rPr>
          <w:rtl w:val="0"/>
          <w:lang w:val="en-US"/>
        </w:rPr>
        <w:t xml:space="preserve">working </w:t>
      </w:r>
      <w:commentRangeStart w:id="125"/>
      <w:r>
        <w:rPr>
          <w:rtl w:val="0"/>
          <w:lang w:val="en-US"/>
        </w:rPr>
        <w:t>container</w:t>
      </w:r>
      <w:commentRangeEnd w:id="125"/>
      <w:r>
        <w:commentReference w:id="125"/>
      </w:r>
      <w:r>
        <w:rPr>
          <w:lang w:val="en-US"/>
        </w:rPr>
        <w:br w:type="textWrapping"/>
      </w:r>
      <w:commentRangeStart w:id="126"/>
    </w:p>
    <w:p>
      <w:pPr>
        <w:pStyle w:val="List Paragraph"/>
        <w:numPr>
          <w:ilvl w:val="0"/>
          <w:numId w:val="8"/>
        </w:numPr>
        <w:rPr>
          <w:lang w:val="en-US"/>
        </w:rPr>
      </w:pPr>
      <w:r>
        <w:rPr>
          <w:rtl w:val="0"/>
          <w:lang w:val="en-US"/>
        </w:rPr>
        <w:t>squirrel</w:t>
      </w:r>
      <w:commentRangeEnd w:id="126"/>
      <w:r>
        <w:commentReference w:id="126"/>
      </w:r>
      <w:r>
        <w:rPr>
          <w:rtl w:val="0"/>
          <w:lang w:val="en-US"/>
        </w:rPr>
        <w:t xml:space="preserve"> who </w:t>
      </w:r>
      <w:r>
        <w:rPr>
          <w:rtl w:val="0"/>
          <w:lang w:val="en-US"/>
        </w:rPr>
        <w:t>“</w:t>
      </w:r>
      <w:r>
        <w:rPr>
          <w:rtl w:val="0"/>
          <w:lang w:val="en-US"/>
        </w:rPr>
        <w:t>throws</w:t>
      </w:r>
      <w:r>
        <w:rPr>
          <w:rtl w:val="0"/>
          <w:lang w:val="en-US"/>
        </w:rPr>
        <w:t xml:space="preserve">” </w:t>
      </w:r>
      <w:r>
        <w:rPr>
          <w:rtl w:val="0"/>
          <w:lang w:val="en-US"/>
        </w:rPr>
        <w:t>acorns</w:t>
      </w:r>
    </w:p>
    <w:p>
      <w:pPr>
        <w:pStyle w:val="Normal.0"/>
      </w:pPr>
      <w:r>
        <w:rPr>
          <w:b w:val="1"/>
          <w:bCs w:val="1"/>
          <w:u w:val="single"/>
          <w:rtl w:val="0"/>
          <w:lang w:val="en-US"/>
        </w:rPr>
        <w:t>Level 1 (Beginning):</w:t>
      </w:r>
    </w:p>
    <w:p>
      <w:pPr>
        <w:pStyle w:val="List Paragraph"/>
        <w:numPr>
          <w:ilvl w:val="0"/>
          <w:numId w:val="8"/>
        </w:numPr>
        <w:rPr>
          <w:lang w:val="en-US"/>
        </w:rPr>
      </w:pPr>
      <w:r>
        <w:rPr>
          <w:rtl w:val="0"/>
          <w:lang w:val="en-US"/>
        </w:rPr>
        <w:t>Landscape finished</w:t>
      </w:r>
    </w:p>
    <w:p>
      <w:pPr>
        <w:pStyle w:val="List Paragraph"/>
        <w:numPr>
          <w:ilvl w:val="0"/>
          <w:numId w:val="8"/>
        </w:numPr>
        <w:rPr>
          <w:lang w:val="en-US"/>
        </w:rPr>
      </w:pPr>
      <w:r>
        <w:rPr>
          <w:rtl w:val="0"/>
          <w:lang w:val="en-US"/>
        </w:rPr>
        <w:t>Conversation and Backstory for Adventurer finished</w:t>
      </w:r>
    </w:p>
    <w:p>
      <w:pPr>
        <w:pStyle w:val="List Paragraph"/>
        <w:numPr>
          <w:ilvl w:val="0"/>
          <w:numId w:val="8"/>
        </w:numPr>
        <w:rPr>
          <w:lang w:val="en-US"/>
        </w:rPr>
      </w:pPr>
      <w:r>
        <w:rPr>
          <w:rtl w:val="0"/>
          <w:lang w:val="en-US"/>
        </w:rPr>
        <w:t>Witch (old Lady) finished</w:t>
      </w:r>
    </w:p>
    <w:p>
      <w:pPr>
        <w:pStyle w:val="List Paragraph"/>
        <w:numPr>
          <w:ilvl w:val="0"/>
          <w:numId w:val="8"/>
        </w:numPr>
        <w:rPr>
          <w:lang w:val="en-US"/>
        </w:rPr>
      </w:pPr>
      <w:r>
        <w:rPr>
          <w:rtl w:val="0"/>
          <w:lang w:val="en-US"/>
        </w:rPr>
        <w:t>First few scenes finished before the encounter with the witch</w:t>
      </w:r>
    </w:p>
    <w:p>
      <w:pPr>
        <w:pStyle w:val="List Paragraph"/>
        <w:numPr>
          <w:ilvl w:val="0"/>
          <w:numId w:val="8"/>
        </w:numPr>
        <w:rPr>
          <w:lang w:val="en-US"/>
        </w:rPr>
      </w:pPr>
      <w:r>
        <w:rPr>
          <w:rtl w:val="0"/>
          <w:lang w:val="en-US"/>
        </w:rPr>
        <w:t>Pig as ridable mount</w:t>
      </w:r>
    </w:p>
    <w:p>
      <w:pPr>
        <w:pStyle w:val="List Paragraph"/>
        <w:numPr>
          <w:ilvl w:val="0"/>
          <w:numId w:val="8"/>
        </w:numPr>
        <w:rPr>
          <w:lang w:val="en-US"/>
        </w:rPr>
      </w:pPr>
      <w:r>
        <w:rPr>
          <w:rtl w:val="0"/>
          <w:lang w:val="en-US"/>
        </w:rPr>
        <w:t xml:space="preserve">Pig potion, tea, </w:t>
      </w:r>
      <w:r>
        <w:rPr>
          <w:rtl w:val="0"/>
          <w:lang w:val="en-US"/>
        </w:rPr>
        <w:t>“</w:t>
      </w:r>
      <w:r>
        <w:rPr>
          <w:rtl w:val="0"/>
          <w:lang w:val="en-US"/>
        </w:rPr>
        <w:t>groceries</w:t>
      </w:r>
      <w:r>
        <w:rPr>
          <w:rtl w:val="0"/>
          <w:lang w:val="en-US"/>
        </w:rPr>
        <w:t xml:space="preserve">” </w:t>
      </w:r>
      <w:r>
        <w:rPr>
          <w:rtl w:val="0"/>
          <w:lang w:val="en-US"/>
        </w:rPr>
        <w:t>and gold magnet finished.</w:t>
      </w:r>
    </w:p>
    <w:p>
      <w:pPr>
        <w:pStyle w:val="List Paragraph"/>
        <w:numPr>
          <w:ilvl w:val="0"/>
          <w:numId w:val="8"/>
        </w:numPr>
        <w:rPr>
          <w:lang w:val="en-US"/>
        </w:rPr>
      </w:pPr>
      <w:r>
        <w:rPr>
          <w:rtl w:val="0"/>
          <w:lang w:val="en-US"/>
        </w:rPr>
        <w:t>Gold Magnet Animation for player</w:t>
      </w:r>
    </w:p>
    <w:p>
      <w:pPr>
        <w:pStyle w:val="Normal.0"/>
      </w:pPr>
      <w:r>
        <w:rPr>
          <w:b w:val="1"/>
          <w:bCs w:val="1"/>
          <w:u w:val="single"/>
          <w:rtl w:val="0"/>
          <w:lang w:val="en-US"/>
        </w:rPr>
        <w:t>Level 2 (the city):</w:t>
      </w:r>
    </w:p>
    <w:p>
      <w:pPr>
        <w:pStyle w:val="List Paragraph"/>
        <w:numPr>
          <w:ilvl w:val="0"/>
          <w:numId w:val="14"/>
        </w:numPr>
        <w:rPr>
          <w:lang w:val="en-US"/>
        </w:rPr>
      </w:pPr>
      <w:r>
        <w:rPr>
          <w:rtl w:val="0"/>
          <w:lang w:val="en-US"/>
        </w:rPr>
        <w:t>Guards finished</w:t>
      </w:r>
    </w:p>
    <w:p>
      <w:pPr>
        <w:pStyle w:val="List Paragraph"/>
        <w:numPr>
          <w:ilvl w:val="0"/>
          <w:numId w:val="14"/>
        </w:numPr>
        <w:rPr>
          <w:lang w:val="en-US"/>
        </w:rPr>
      </w:pPr>
      <w:r>
        <w:rPr>
          <w:rtl w:val="0"/>
          <w:lang w:val="en-US"/>
        </w:rPr>
        <w:t>NPC</w:t>
      </w:r>
      <w:r>
        <w:rPr>
          <w:rtl w:val="0"/>
          <w:lang w:val="en-US"/>
        </w:rPr>
        <w:t>’</w:t>
      </w:r>
      <w:r>
        <w:rPr>
          <w:rtl w:val="0"/>
          <w:lang w:val="en-US"/>
        </w:rPr>
        <w:t>s who live in the city finished</w:t>
      </w:r>
    </w:p>
    <w:p>
      <w:pPr>
        <w:pStyle w:val="List Paragraph"/>
        <w:numPr>
          <w:ilvl w:val="0"/>
          <w:numId w:val="14"/>
        </w:numPr>
        <w:rPr>
          <w:lang w:val="en-US"/>
        </w:rPr>
      </w:pPr>
      <w:r>
        <w:rPr>
          <w:rtl w:val="0"/>
          <w:lang w:val="en-US"/>
        </w:rPr>
        <w:t>City gate along with some houses finished</w:t>
      </w:r>
    </w:p>
    <w:p>
      <w:pPr>
        <w:pStyle w:val="List Paragraph"/>
        <w:numPr>
          <w:ilvl w:val="0"/>
          <w:numId w:val="14"/>
        </w:numPr>
        <w:rPr>
          <w:lang w:val="en-US"/>
        </w:rPr>
      </w:pPr>
      <w:r>
        <w:rPr>
          <w:rtl w:val="0"/>
          <w:lang w:val="en-US"/>
        </w:rPr>
        <w:t>Item shops, inn and alchemist along with the mechanics finished</w:t>
      </w:r>
    </w:p>
    <w:p>
      <w:pPr>
        <w:pStyle w:val="List Paragraph"/>
        <w:numPr>
          <w:ilvl w:val="0"/>
          <w:numId w:val="14"/>
        </w:numPr>
        <w:rPr>
          <w:lang w:val="en-US"/>
        </w:rPr>
      </w:pPr>
      <w:r>
        <w:rPr>
          <w:rtl w:val="0"/>
          <w:lang w:val="en-US"/>
        </w:rPr>
        <w:t xml:space="preserve">Working </w:t>
      </w:r>
      <w:r>
        <w:rPr>
          <w:rtl w:val="0"/>
          <w:lang w:val="en-US"/>
        </w:rPr>
        <w:t>“</w:t>
      </w:r>
      <w:r>
        <w:rPr>
          <w:rtl w:val="0"/>
          <w:lang w:val="en-US"/>
        </w:rPr>
        <w:t>White Board</w:t>
      </w:r>
      <w:r>
        <w:rPr>
          <w:rtl w:val="0"/>
          <w:lang w:val="en-US"/>
        </w:rPr>
        <w:t xml:space="preserve">” </w:t>
      </w:r>
      <w:r>
        <w:rPr>
          <w:rtl w:val="0"/>
          <w:lang w:val="en-US"/>
        </w:rPr>
        <w:t>with some Quests</w:t>
      </w:r>
    </w:p>
    <w:p>
      <w:pPr>
        <w:pStyle w:val="List Paragraph"/>
        <w:numPr>
          <w:ilvl w:val="0"/>
          <w:numId w:val="14"/>
        </w:numPr>
        <w:rPr>
          <w:lang w:val="en-US"/>
        </w:rPr>
      </w:pPr>
      <w:r>
        <w:rPr>
          <w:rtl w:val="0"/>
          <w:lang w:val="en-US"/>
        </w:rPr>
        <w:t xml:space="preserve">After some Quests working </w:t>
      </w:r>
      <w:r>
        <w:rPr>
          <w:rtl w:val="0"/>
          <w:lang w:val="en-US"/>
        </w:rPr>
        <w:t>“</w:t>
      </w:r>
      <w:r>
        <w:rPr>
          <w:rtl w:val="0"/>
          <w:lang w:val="en-US"/>
        </w:rPr>
        <w:t>Dully Cully</w:t>
      </w:r>
      <w:r>
        <w:rPr>
          <w:rtl w:val="0"/>
          <w:lang w:val="en-US"/>
        </w:rPr>
        <w:t xml:space="preserve">” </w:t>
      </w:r>
      <w:r>
        <w:rPr>
          <w:rtl w:val="0"/>
          <w:lang w:val="en-US"/>
        </w:rPr>
        <w:t xml:space="preserve">and </w:t>
      </w:r>
      <w:r>
        <w:rPr>
          <w:rtl w:val="0"/>
          <w:lang w:val="en-US"/>
        </w:rPr>
        <w:t>“</w:t>
      </w:r>
      <w:r>
        <w:rPr>
          <w:rtl w:val="0"/>
          <w:lang w:val="en-US"/>
        </w:rPr>
        <w:t>Deafy Greefy</w:t>
      </w:r>
      <w:r>
        <w:rPr>
          <w:rtl w:val="0"/>
          <w:lang w:val="en-US"/>
        </w:rPr>
        <w:t xml:space="preserve">” </w:t>
      </w:r>
      <w:r>
        <w:rPr>
          <w:rtl w:val="0"/>
          <w:lang w:val="en-US"/>
        </w:rPr>
        <w:t>Quest</w:t>
      </w:r>
    </w:p>
    <w:p>
      <w:pPr>
        <w:pStyle w:val="Normal.0"/>
      </w:pPr>
      <w:r>
        <w:rPr>
          <w:b w:val="1"/>
          <w:bCs w:val="1"/>
          <w:u w:val="single"/>
          <w:rtl w:val="0"/>
          <w:lang w:val="en-US"/>
        </w:rPr>
        <w:t>Level 3 (Slay the dragon and betray the king):</w:t>
      </w:r>
    </w:p>
    <w:p>
      <w:pPr>
        <w:pStyle w:val="List Paragraph"/>
        <w:numPr>
          <w:ilvl w:val="0"/>
          <w:numId w:val="16"/>
        </w:numPr>
        <w:rPr>
          <w:lang w:val="en-US"/>
        </w:rPr>
      </w:pPr>
      <w:r>
        <w:rPr>
          <w:rtl w:val="0"/>
          <w:lang w:val="en-US"/>
        </w:rPr>
        <w:t xml:space="preserve">Working </w:t>
      </w:r>
      <w:r>
        <w:rPr>
          <w:rtl w:val="0"/>
          <w:lang w:val="en-US"/>
        </w:rPr>
        <w:t>“</w:t>
      </w:r>
      <w:r>
        <w:rPr>
          <w:rtl w:val="0"/>
          <w:lang w:val="en-US"/>
        </w:rPr>
        <w:t>Lavania</w:t>
      </w:r>
      <w:r>
        <w:rPr>
          <w:rtl w:val="0"/>
          <w:lang w:val="en-US"/>
        </w:rPr>
        <w:t>”</w:t>
      </w:r>
      <w:r>
        <w:rPr>
          <w:rtl w:val="0"/>
          <w:lang w:val="en-US"/>
        </w:rPr>
        <w:t>-District (District where the rich people live and where the player can only pass, when he has a Quest from a rich person or the king. After a while this district will also be passable if the adventurer is famous enough)</w:t>
      </w:r>
    </w:p>
    <w:p>
      <w:pPr>
        <w:pStyle w:val="List Paragraph"/>
        <w:numPr>
          <w:ilvl w:val="0"/>
          <w:numId w:val="16"/>
        </w:numPr>
        <w:rPr>
          <w:lang w:val="en-US"/>
        </w:rPr>
      </w:pPr>
      <w:r>
        <w:rPr>
          <w:rtl w:val="0"/>
          <w:lang w:val="en-US"/>
        </w:rPr>
        <w:t>King + Castel(outside) and Audience room finished</w:t>
      </w:r>
    </w:p>
    <w:p>
      <w:pPr>
        <w:pStyle w:val="List Paragraph"/>
        <w:numPr>
          <w:ilvl w:val="0"/>
          <w:numId w:val="16"/>
        </w:numPr>
        <w:rPr>
          <w:lang w:val="en-US"/>
        </w:rPr>
      </w:pPr>
      <w:r>
        <w:rPr>
          <w:rtl w:val="0"/>
          <w:lang w:val="en-US"/>
        </w:rPr>
        <w:t>Dialogue between King and Adventurer finished</w:t>
      </w:r>
    </w:p>
    <w:p>
      <w:pPr>
        <w:pStyle w:val="List Paragraph"/>
        <w:numPr>
          <w:ilvl w:val="0"/>
          <w:numId w:val="16"/>
        </w:numPr>
        <w:rPr>
          <w:lang w:val="en-US"/>
        </w:rPr>
      </w:pPr>
      <w:r>
        <w:rPr>
          <w:rtl w:val="0"/>
          <w:lang w:val="en-US"/>
        </w:rPr>
        <w:t>Dragon with attack movement finished</w:t>
      </w:r>
    </w:p>
    <w:p>
      <w:pPr>
        <w:pStyle w:val="List Paragraph"/>
        <w:numPr>
          <w:ilvl w:val="0"/>
          <w:numId w:val="16"/>
        </w:numPr>
        <w:rPr>
          <w:lang w:val="en-US"/>
        </w:rPr>
      </w:pPr>
      <w:r>
        <w:rPr>
          <w:rtl w:val="0"/>
          <w:lang w:val="en-US"/>
        </w:rPr>
        <w:t>“</w:t>
      </w:r>
      <w:r>
        <w:rPr>
          <w:rtl w:val="0"/>
          <w:lang w:val="en-US"/>
        </w:rPr>
        <w:t>Dully Cully</w:t>
      </w:r>
      <w:r>
        <w:rPr>
          <w:rtl w:val="0"/>
          <w:lang w:val="en-US"/>
        </w:rPr>
        <w:t xml:space="preserve">” </w:t>
      </w:r>
      <w:r>
        <w:rPr>
          <w:rtl w:val="0"/>
          <w:lang w:val="en-US"/>
        </w:rPr>
        <w:t xml:space="preserve">and </w:t>
      </w:r>
      <w:r>
        <w:rPr>
          <w:rtl w:val="0"/>
          <w:lang w:val="en-US"/>
        </w:rPr>
        <w:t>“</w:t>
      </w:r>
      <w:r>
        <w:rPr>
          <w:rtl w:val="0"/>
          <w:lang w:val="en-US"/>
        </w:rPr>
        <w:t>Deafy Greefy</w:t>
      </w:r>
      <w:r>
        <w:rPr>
          <w:rtl w:val="0"/>
          <w:lang w:val="en-US"/>
        </w:rPr>
        <w:t xml:space="preserve">” </w:t>
      </w:r>
      <w:r>
        <w:rPr>
          <w:rtl w:val="0"/>
          <w:lang w:val="en-US"/>
        </w:rPr>
        <w:t>finished along with some family members</w:t>
      </w:r>
    </w:p>
    <w:p>
      <w:pPr>
        <w:pStyle w:val="List Paragraph"/>
        <w:numPr>
          <w:ilvl w:val="0"/>
          <w:numId w:val="16"/>
        </w:numPr>
        <w:rPr>
          <w:lang w:val="en-US"/>
        </w:rPr>
      </w:pPr>
      <w:r>
        <w:rPr>
          <w:rtl w:val="0"/>
          <w:lang w:val="en-US"/>
        </w:rPr>
        <w:t xml:space="preserve"> Items which are given to the adventurer by </w:t>
      </w:r>
      <w:r>
        <w:rPr>
          <w:rtl w:val="0"/>
          <w:lang w:val="en-US"/>
        </w:rPr>
        <w:t>“</w:t>
      </w:r>
      <w:r>
        <w:rPr>
          <w:rtl w:val="0"/>
          <w:lang w:val="en-US"/>
        </w:rPr>
        <w:t>Dully Cully</w:t>
      </w:r>
      <w:r>
        <w:rPr>
          <w:rtl w:val="0"/>
          <w:lang w:val="en-US"/>
        </w:rPr>
        <w:t xml:space="preserve">” </w:t>
      </w:r>
      <w:r>
        <w:rPr>
          <w:rtl w:val="0"/>
          <w:lang w:val="en-US"/>
        </w:rPr>
        <w:t xml:space="preserve">and </w:t>
      </w:r>
      <w:r>
        <w:rPr>
          <w:rtl w:val="0"/>
          <w:lang w:val="en-US"/>
        </w:rPr>
        <w:t>“</w:t>
      </w:r>
      <w:r>
        <w:rPr>
          <w:rtl w:val="0"/>
          <w:lang w:val="en-US"/>
        </w:rPr>
        <w:t>Deafy Greefy</w:t>
      </w:r>
      <w:r>
        <w:rPr>
          <w:rtl w:val="0"/>
          <w:lang w:val="en-US"/>
        </w:rPr>
        <w:t xml:space="preserve">” </w:t>
      </w:r>
      <w:r>
        <w:rPr>
          <w:rtl w:val="0"/>
          <w:lang w:val="en-US"/>
        </w:rPr>
        <w:t>working</w:t>
      </w:r>
    </w:p>
    <w:p>
      <w:pPr>
        <w:pStyle w:val="List Paragraph"/>
        <w:numPr>
          <w:ilvl w:val="0"/>
          <w:numId w:val="16"/>
        </w:numPr>
        <w:rPr>
          <w:lang w:val="en-US"/>
        </w:rPr>
      </w:pPr>
      <w:r>
        <w:rPr>
          <w:rtl w:val="0"/>
          <w:lang w:val="en-US"/>
        </w:rPr>
        <w:t>Working Dragon Fight + End of Dragon fight Cut scene</w:t>
      </w:r>
    </w:p>
    <w:p>
      <w:pPr>
        <w:pStyle w:val="List Paragraph"/>
        <w:numPr>
          <w:ilvl w:val="0"/>
          <w:numId w:val="16"/>
        </w:numPr>
        <w:rPr>
          <w:lang w:val="en-US"/>
        </w:rPr>
      </w:pPr>
      <w:r>
        <w:rPr>
          <w:rtl w:val="0"/>
          <w:lang w:val="en-US"/>
        </w:rPr>
        <w:t>Level where the player travels to the dragon filled with enemies, items and maybe some dungeons and quests.</w:t>
      </w:r>
    </w:p>
    <w:p>
      <w:pPr>
        <w:pStyle w:val="List Paragraph"/>
        <w:numPr>
          <w:ilvl w:val="0"/>
          <w:numId w:val="16"/>
        </w:numPr>
        <w:rPr>
          <w:lang w:val="en-US"/>
        </w:rPr>
      </w:pPr>
      <w:r>
        <w:rPr>
          <w:rtl w:val="0"/>
          <w:lang w:val="en-US"/>
        </w:rPr>
        <w:t>End Cut scene for the fight against the dragon</w:t>
      </w:r>
    </w:p>
    <w:p>
      <w:pPr>
        <w:pStyle w:val="List Paragraph"/>
        <w:numPr>
          <w:ilvl w:val="0"/>
          <w:numId w:val="16"/>
        </w:numPr>
        <w:rPr>
          <w:lang w:val="en-US"/>
        </w:rPr>
      </w:pPr>
      <w:r>
        <w:rPr>
          <w:rtl w:val="0"/>
          <w:lang w:val="en-US"/>
        </w:rPr>
        <w:t>Cut Scene when the player returns to the king.</w:t>
      </w:r>
    </w:p>
    <w:sectPr>
      <w:headerReference w:type="default" r:id="rId16"/>
      <w:headerReference w:type="first" r:id="rId17"/>
      <w:footerReference w:type="default" r:id="rId18"/>
      <w:footerReference w:type="first" r:id="rId19"/>
      <w:pgSz w:w="11900" w:h="16840" w:orient="portrait"/>
      <w:pgMar w:top="1417" w:right="1417" w:bottom="1134" w:left="1417" w:header="708" w:footer="708"/>
      <w:titlePg w:val="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w:comment w:id="106" w:author="P. Bauer" w:date="2017-03-09T7:03:54 PMZ">
    <w:p/>
    <w:p>
      <w:r>
        <w:rPr>
          <w:rFonts w:ascii="Helvetica" w:cs="Arial Unicode MS" w:hAnsi="Helvetica" w:eastAsia="Arial Unicode MS"/>
          <w:rtl w:val="0"/>
        </w:rPr>
        <w:t>Schweigen!!! not Schwaigen.</w:t>
      </w:r>
    </w:p>
  </w:comment>
  <w:comment w:id="23" w:author="P. Bauer" w:date="2017-03-09T6:34:55 PMZ">
    <w:p>
      <w:pPr>
        <w:pStyle w:val="Default"/>
        <w:bidi w:val="0"/>
      </w:pPr>
    </w:p>
    <w:p>
      <w:pPr>
        <w:pStyle w:val="Default"/>
        <w:bidi w:val="0"/>
      </w:pPr>
      <w:r>
        <w:rPr>
          <w:rFonts w:cs="Arial Unicode MS" w:eastAsia="Arial Unicode MS"/>
          <w:rtl w:val="0"/>
        </w:rPr>
        <w:t>WTF??? This is by no means a technical description of a use case!</w:t>
      </w:r>
    </w:p>
  </w:comment>
  <w:comment w:id="30" w:author="P. Bauer" w:date="2017-03-09T6:37:23 PMZ">
    <w:p>
      <w:pPr>
        <w:pStyle w:val="Default"/>
        <w:bidi w:val="0"/>
      </w:pPr>
    </w:p>
    <w:p>
      <w:pPr>
        <w:pStyle w:val="Default"/>
        <w:bidi w:val="0"/>
      </w:pPr>
      <w:r>
        <w:rPr>
          <w:rFonts w:cs="Arial Unicode MS" w:eastAsia="Arial Unicode MS"/>
          <w:rtl w:val="0"/>
        </w:rPr>
        <w:t>If you start with gender equal notation (he/she) you have to use it consistently.</w:t>
      </w:r>
    </w:p>
  </w:comment>
  <w:comment w:id="4" w:author="P. Bauer" w:date="2017-03-09T6:20:24 PMZ">
    <w:p>
      <w:pPr>
        <w:pStyle w:val="Default"/>
        <w:bidi w:val="0"/>
      </w:pPr>
    </w:p>
    <w:p>
      <w:pPr>
        <w:pStyle w:val="Default"/>
        <w:bidi w:val="0"/>
      </w:pPr>
      <w:r>
        <w:rPr>
          <w:rFonts w:cs="Arial Unicode MS" w:eastAsia="Arial Unicode MS"/>
          <w:rtl w:val="0"/>
        </w:rPr>
        <w:t>What do you mean by that?</w:t>
      </w:r>
    </w:p>
  </w:comment>
  <w:comment w:id="109" w:author="P. Bauer" w:date="2017-03-09T7:12:38 PMZ">
    <w:p>
      <w:pPr>
        <w:pStyle w:val="Default"/>
        <w:bidi w:val="0"/>
      </w:pPr>
    </w:p>
    <w:p>
      <w:pPr>
        <w:pStyle w:val="Default"/>
        <w:bidi w:val="0"/>
      </w:pPr>
      <w:r>
        <w:rPr>
          <w:rFonts w:cs="Arial Unicode MS" w:eastAsia="Arial Unicode MS"/>
          <w:rtl w:val="0"/>
        </w:rPr>
        <w:t>be more specific</w:t>
      </w:r>
    </w:p>
  </w:comment>
  <w:comment w:id="9" w:author="P. Bauer" w:date="2017-03-09T6:21:48 PMZ">
    <w:p>
      <w:pPr>
        <w:pStyle w:val="Default"/>
        <w:bidi w:val="0"/>
      </w:pPr>
    </w:p>
    <w:p>
      <w:pPr>
        <w:pStyle w:val="Default"/>
        <w:bidi w:val="0"/>
      </w:pPr>
      <w:r>
        <w:rPr>
          <w:rFonts w:cs="Arial Unicode MS" w:eastAsia="Arial Unicode MS"/>
          <w:rtl w:val="0"/>
        </w:rPr>
        <w:t>Writing style too sloppy: This is no wording for such a document.</w:t>
      </w:r>
    </w:p>
  </w:comment>
  <w:comment w:id="111" w:author="P. Bauer" w:date="2017-03-09T7:10:43 PMZ">
    <w:p>
      <w:pPr>
        <w:pStyle w:val="Default"/>
        <w:bidi w:val="0"/>
      </w:pPr>
    </w:p>
    <w:p>
      <w:pPr>
        <w:pStyle w:val="Default"/>
        <w:bidi w:val="0"/>
      </w:pPr>
      <w:r>
        <w:rPr>
          <w:rFonts w:cs="Arial Unicode MS" w:eastAsia="Arial Unicode MS"/>
          <w:rtl w:val="0"/>
        </w:rPr>
        <w:t>Be more specific!</w:t>
      </w:r>
    </w:p>
  </w:comment>
  <w:comment w:id="20" w:author="P. Bauer" w:date="2017-03-09T6:33:29 PMZ">
    <w:p/>
    <w:p>
      <w:r>
        <w:rPr>
          <w:rFonts w:ascii="Helvetica" w:cs="Arial Unicode MS" w:hAnsi="Helvetica" w:eastAsia="Arial Unicode MS"/>
          <w:rtl w:val="0"/>
        </w:rPr>
        <w:t>The use case diagram does not contain any include/extend relationships although there are some hidden. Please review the basics of use case diagrams and adapt this diagram accordingly.</w:t>
      </w:r>
    </w:p>
  </w:comment>
  <w:comment w:id="17" w:author="P. Bauer" w:date="2017-03-09T6:30:38 PMZ">
    <w:p>
      <w:pPr>
        <w:pStyle w:val="Default"/>
        <w:bidi w:val="0"/>
      </w:pPr>
    </w:p>
    <w:p>
      <w:pPr>
        <w:pStyle w:val="Default"/>
        <w:bidi w:val="0"/>
      </w:pPr>
      <w:r>
        <w:rPr>
          <w:rFonts w:cs="Arial Unicode MS" w:eastAsia="Arial Unicode MS"/>
          <w:rtl w:val="0"/>
        </w:rPr>
        <w:t>In your case the goal is to develop a game as described in the application domain. Fun, entertainment, joy is nothing I want to read in here. This is a TECHNICAL paper.</w:t>
      </w:r>
    </w:p>
  </w:comment>
  <w:comment w:id="14" w:author="P. Bauer" w:date="2017-03-09T6:27:34 PMZ">
    <w:p>
      <w:pPr>
        <w:pStyle w:val="Default"/>
        <w:bidi w:val="0"/>
      </w:pPr>
    </w:p>
    <w:p>
      <w:pPr>
        <w:pStyle w:val="Default"/>
        <w:bidi w:val="0"/>
      </w:pPr>
      <w:r>
        <w:rPr>
          <w:rFonts w:cs="Arial Unicode MS" w:eastAsia="Arial Unicode MS"/>
          <w:rtl w:val="0"/>
        </w:rPr>
        <w:t>Everything here is basically a repetition of the information above. A good overview of the game, its main content etc. is totally missing here.</w:t>
      </w:r>
    </w:p>
  </w:comment>
  <w:comment w:id="115" w:author="P. Bauer" w:date="2017-03-09T7:13:54 PMZ">
    <w:p>
      <w:pPr>
        <w:pStyle w:val="Default"/>
        <w:bidi w:val="0"/>
      </w:pPr>
    </w:p>
    <w:p>
      <w:pPr>
        <w:pStyle w:val="Default"/>
        <w:bidi w:val="0"/>
      </w:pPr>
      <w:r>
        <w:rPr>
          <w:rFonts w:cs="Arial Unicode MS" w:eastAsia="Arial Unicode MS"/>
          <w:rtl w:val="0"/>
        </w:rPr>
        <w:t>Interesting point. What would be the benefit of such an action?</w:t>
      </w:r>
    </w:p>
  </w:comment>
  <w:comment w:id="123" w:author="P. Bauer" w:date="2017-03-09T7:34:48 PMZ">
    <w:p>
      <w:pPr>
        <w:pStyle w:val="Default"/>
        <w:bidi w:val="0"/>
      </w:pPr>
    </w:p>
    <w:p>
      <w:pPr>
        <w:pStyle w:val="Default"/>
        <w:bidi w:val="0"/>
      </w:pPr>
      <w:r>
        <w:rPr>
          <w:rFonts w:cs="Arial Unicode MS" w:eastAsia="Arial Unicode MS"/>
          <w:rtl w:val="0"/>
        </w:rPr>
        <w:t>Here you have the problem that your use cases are not well elaborated. One cannot understand what you mean.</w:t>
      </w:r>
    </w:p>
  </w:comment>
  <w:comment w:id="113" w:author="P. Bauer" w:date="2017-03-09T7:13:06 PMZ">
    <w:p>
      <w:pPr>
        <w:pStyle w:val="Default"/>
        <w:bidi w:val="0"/>
      </w:pPr>
    </w:p>
    <w:p>
      <w:pPr>
        <w:pStyle w:val="Default"/>
        <w:bidi w:val="0"/>
      </w:pPr>
      <w:r>
        <w:rPr>
          <w:rFonts w:cs="Arial Unicode MS" w:eastAsia="Arial Unicode MS"/>
          <w:rtl w:val="0"/>
        </w:rPr>
        <w:t>here I can only guess what this has to do with maintainability</w:t>
      </w:r>
    </w:p>
  </w:comment>
  <w:comment w:id="124" w:author="P. Bauer" w:date="2017-03-09T7:33:26 PMZ">
    <w:p>
      <w:pPr>
        <w:pStyle w:val="Default"/>
        <w:bidi w:val="0"/>
      </w:pPr>
    </w:p>
    <w:p>
      <w:pPr>
        <w:pStyle w:val="Default"/>
        <w:bidi w:val="0"/>
      </w:pPr>
      <w:r>
        <w:rPr>
          <w:rFonts w:cs="Arial Unicode MS" w:eastAsia="Arial Unicode MS"/>
          <w:rtl w:val="0"/>
        </w:rPr>
        <w:t>What is this? Falls out of the heaven.</w:t>
      </w:r>
    </w:p>
  </w:comment>
  <w:comment w:id="5" w:author="P. Bauer" w:date="2017-03-09T6:20:48 PMZ">
    <w:p>
      <w:pPr>
        <w:pStyle w:val="Default"/>
        <w:bidi w:val="0"/>
      </w:pPr>
    </w:p>
    <w:p>
      <w:pPr>
        <w:pStyle w:val="Default"/>
        <w:bidi w:val="0"/>
      </w:pPr>
      <w:r>
        <w:rPr>
          <w:rFonts w:cs="Arial Unicode MS" w:eastAsia="Arial Unicode MS"/>
          <w:rtl w:val="0"/>
        </w:rPr>
        <w:t>This is no sentence</w:t>
      </w:r>
    </w:p>
  </w:comment>
  <w:comment w:id="97" w:author="P. Bauer" w:date="2017-03-09T7:01:05 PMZ">
    <w:p/>
    <w:p>
      <w:r>
        <w:rPr>
          <w:rFonts w:ascii="Helvetica" w:cs="Arial Unicode MS" w:hAnsi="Helvetica" w:eastAsia="Arial Unicode MS"/>
          <w:rtl w:val="0"/>
        </w:rPr>
        <w:t>What means slots here?</w:t>
      </w:r>
    </w:p>
  </w:comment>
  <w:comment w:id="40" w:author="P. Bauer" w:date="2017-03-09T6:40:01 PMZ">
    <w:p>
      <w:pPr>
        <w:pStyle w:val="Default"/>
        <w:bidi w:val="0"/>
      </w:pPr>
    </w:p>
    <w:p>
      <w:pPr>
        <w:pStyle w:val="Default"/>
        <w:bidi w:val="0"/>
      </w:pPr>
      <w:r>
        <w:rPr>
          <w:rFonts w:cs="Arial Unicode MS" w:eastAsia="Arial Unicode MS"/>
          <w:rtl w:val="0"/>
        </w:rPr>
        <w:t>This is good. Try to copy this style to the rest of this text.</w:t>
      </w:r>
    </w:p>
  </w:comment>
  <w:comment w:id="54" w:author="P. Bauer" w:date="2017-03-09T6:43:29 PMZ">
    <w:p>
      <w:pPr>
        <w:pStyle w:val="Default"/>
        <w:bidi w:val="0"/>
      </w:pPr>
    </w:p>
    <w:p>
      <w:pPr>
        <w:pStyle w:val="Default"/>
        <w:bidi w:val="0"/>
      </w:pPr>
      <w:r>
        <w:rPr>
          <w:rFonts w:cs="Arial Unicode MS" w:eastAsia="Arial Unicode MS"/>
          <w:rtl w:val="0"/>
        </w:rPr>
        <w:t>Keep gender-free wording (she/he) if you start with that.</w:t>
      </w:r>
    </w:p>
    <w:p>
      <w:pPr>
        <w:pStyle w:val="Default"/>
        <w:bidi w:val="0"/>
      </w:pPr>
    </w:p>
    <w:p>
      <w:pPr>
        <w:pStyle w:val="Default"/>
        <w:bidi w:val="0"/>
      </w:pPr>
      <w:r>
        <w:rPr>
          <w:rFonts w:cs="Arial Unicode MS" w:eastAsia="Arial Unicode MS"/>
          <w:rtl w:val="0"/>
        </w:rPr>
        <w:t>Again this paragraph is pretty good.</w:t>
      </w:r>
    </w:p>
  </w:comment>
  <w:comment w:id="12" w:author="P. Bauer" w:date="2017-03-09T6:23:00 PMZ">
    <w:p>
      <w:pPr>
        <w:pStyle w:val="Default"/>
        <w:bidi w:val="0"/>
      </w:pPr>
    </w:p>
    <w:p>
      <w:pPr>
        <w:pStyle w:val="Default"/>
        <w:bidi w:val="0"/>
      </w:pPr>
      <w:r>
        <w:rPr>
          <w:rFonts w:cs="Arial Unicode MS" w:eastAsia="Arial Unicode MS"/>
          <w:rtl w:val="0"/>
        </w:rPr>
        <w:t>This document is intended to other developers and maybe the budget owner. Such a sentence is totally misplaced here. It could be maybe found on a website or any other ad.</w:t>
      </w:r>
    </w:p>
    <w:p>
      <w:pPr>
        <w:pStyle w:val="Default"/>
        <w:bidi w:val="0"/>
      </w:pPr>
    </w:p>
    <w:p>
      <w:pPr>
        <w:pStyle w:val="Default"/>
        <w:bidi w:val="0"/>
      </w:pPr>
      <w:r>
        <w:rPr>
          <w:rFonts w:cs="Arial Unicode MS" w:eastAsia="Arial Unicode MS"/>
          <w:rtl w:val="0"/>
        </w:rPr>
        <w:t>Bear in mind what audience you are writing for.</w:t>
      </w:r>
    </w:p>
    <w:p>
      <w:pPr>
        <w:pStyle w:val="Default"/>
        <w:bidi w:val="0"/>
      </w:pPr>
    </w:p>
    <w:p>
      <w:pPr>
        <w:pStyle w:val="Default"/>
        <w:bidi w:val="0"/>
      </w:pPr>
      <w:r>
        <w:rPr>
          <w:rFonts w:cs="Arial Unicode MS" w:eastAsia="Arial Unicode MS"/>
          <w:rtl w:val="0"/>
        </w:rPr>
        <w:t xml:space="preserve">Bear in </w:t>
      </w:r>
    </w:p>
  </w:comment>
  <w:comment w:id="110" w:author="P. Bauer" w:date="2017-03-09T7:12:49 PMZ">
    <w:p>
      <w:pPr>
        <w:pStyle w:val="Default"/>
        <w:bidi w:val="0"/>
      </w:pPr>
    </w:p>
    <w:p>
      <w:pPr>
        <w:pStyle w:val="Default"/>
        <w:bidi w:val="0"/>
      </w:pPr>
      <w:r>
        <w:rPr>
          <w:rFonts w:cs="Arial Unicode MS" w:eastAsia="Arial Unicode MS"/>
          <w:rtl w:val="0"/>
        </w:rPr>
        <w:t>be more specific</w:t>
      </w:r>
    </w:p>
  </w:comment>
  <w:comment w:id="0" w:author="P. Bauer" w:date="2017-03-09T7:02:21 PMZ">
    <w:p>
      <w:pPr>
        <w:pStyle w:val="Default"/>
        <w:bidi w:val="0"/>
      </w:pPr>
    </w:p>
    <w:p>
      <w:pPr>
        <w:pStyle w:val="Default"/>
        <w:bidi w:val="0"/>
      </w:pPr>
      <w:r>
        <w:rPr>
          <w:rFonts w:cs="Arial Unicode MS" w:eastAsia="Arial Unicode MS"/>
          <w:rtl w:val="0"/>
        </w:rPr>
        <w:t>General: take care of typos. Especially capitalisation of words is an issue. I found many upper-case letters found which should not be there.</w:t>
      </w:r>
    </w:p>
    <w:p>
      <w:pPr>
        <w:pStyle w:val="Default"/>
        <w:bidi w:val="0"/>
      </w:pPr>
    </w:p>
    <w:p>
      <w:pPr>
        <w:pStyle w:val="Default"/>
        <w:bidi w:val="0"/>
      </w:pPr>
      <w:r>
        <w:rPr>
          <w:rFonts w:cs="Arial Unicode MS" w:eastAsia="Arial Unicode MS"/>
          <w:rtl w:val="0"/>
        </w:rPr>
        <w:t>The use cases must be more elaborate. The table with the typical information (triggering event, pre-condition, post-condition, etc.) as given in the template must not be thrown out</w:t>
      </w:r>
    </w:p>
  </w:comment>
  <w:comment w:id="125" w:author="P. Bauer" w:date="2017-03-09T7:33:51 PMZ">
    <w:p>
      <w:pPr>
        <w:pStyle w:val="Default"/>
        <w:bidi w:val="0"/>
      </w:pPr>
    </w:p>
    <w:p>
      <w:pPr>
        <w:pStyle w:val="Default"/>
        <w:bidi w:val="0"/>
      </w:pPr>
      <w:r>
        <w:rPr>
          <w:rFonts w:cs="Arial Unicode MS" w:eastAsia="Arial Unicode MS"/>
          <w:rtl w:val="0"/>
        </w:rPr>
        <w:t>Again: what is this?</w:t>
      </w:r>
    </w:p>
  </w:comment>
  <w:comment w:id="112" w:author="P. Bauer" w:date="2017-03-09T7:11:35 PMZ">
    <w:p>
      <w:pPr>
        <w:pStyle w:val="Default"/>
        <w:bidi w:val="0"/>
      </w:pPr>
    </w:p>
    <w:p>
      <w:pPr>
        <w:pStyle w:val="Default"/>
        <w:bidi w:val="0"/>
      </w:pPr>
      <w:r>
        <w:rPr>
          <w:rFonts w:cs="Arial Unicode MS" w:eastAsia="Arial Unicode MS"/>
          <w:rtl w:val="0"/>
        </w:rPr>
        <w:t>be more specific</w:t>
      </w:r>
    </w:p>
  </w:comment>
  <w:comment w:id="114" w:author="P. Bauer" w:date="2017-03-09T7:14:23 PMZ">
    <w:p>
      <w:pPr>
        <w:pStyle w:val="Default"/>
        <w:bidi w:val="0"/>
      </w:pPr>
    </w:p>
    <w:p>
      <w:pPr>
        <w:pStyle w:val="Default"/>
        <w:bidi w:val="0"/>
      </w:pPr>
      <w:r>
        <w:rPr>
          <w:rFonts w:cs="Arial Unicode MS" w:eastAsia="Arial Unicode MS"/>
          <w:rtl w:val="0"/>
        </w:rPr>
        <w:t>Why?</w:t>
      </w:r>
    </w:p>
  </w:comment>
  <w:comment w:id="94" w:author="P. Bauer" w:date="2017-03-09T6:46:17 PMZ">
    <w:p>
      <w:pPr>
        <w:pStyle w:val="Default"/>
        <w:bidi w:val="0"/>
      </w:pPr>
    </w:p>
    <w:p>
      <w:pPr>
        <w:pStyle w:val="Default"/>
        <w:bidi w:val="0"/>
      </w:pPr>
      <w:r>
        <w:rPr>
          <w:rFonts w:cs="Arial Unicode MS" w:eastAsia="Arial Unicode MS"/>
          <w:rtl w:val="0"/>
        </w:rPr>
        <w:t>Again not technical: Whether something is funny or not depends heavily on a person</w:t>
      </w:r>
      <w:r>
        <w:rPr>
          <w:rFonts w:cs="Arial Unicode MS" w:eastAsia="Arial Unicode MS" w:hint="default"/>
          <w:rtl w:val="0"/>
        </w:rPr>
        <w:t>’</w:t>
      </w:r>
      <w:r>
        <w:rPr>
          <w:rFonts w:cs="Arial Unicode MS" w:eastAsia="Arial Unicode MS"/>
          <w:rtl w:val="0"/>
        </w:rPr>
        <w:t>s sense of humour.</w:t>
      </w:r>
    </w:p>
  </w:comment>
  <w:comment w:id="126" w:author="P. Bauer" w:date="2017-03-09T7:34:06 PMZ">
    <w:p>
      <w:pPr>
        <w:pStyle w:val="Default"/>
        <w:bidi w:val="0"/>
      </w:pPr>
    </w:p>
    <w:p>
      <w:pPr>
        <w:pStyle w:val="Default"/>
        <w:bidi w:val="0"/>
      </w:pPr>
      <w:r>
        <w:rPr>
          <w:rFonts w:cs="Arial Unicode MS" w:eastAsia="Arial Unicode MS"/>
          <w:rtl w:val="0"/>
        </w:rPr>
        <w:t>What is this?</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Calibri Light">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046"/>
        <w:tab w:val="clear" w:pos="9072"/>
      </w:tabs>
      <w:jc w:val="center"/>
    </w:pPr>
    <w:r>
      <w:rPr>
        <w:rtl w:val="0"/>
        <w:lang w:val="de-DE"/>
      </w:rPr>
      <w:t xml:space="preserve">Seite </w:t>
    </w:r>
    <w:r>
      <w:rPr>
        <w:b w:val="1"/>
        <w:bCs w:val="1"/>
        <w:rtl w:val="0"/>
      </w:rPr>
      <w:fldChar w:fldCharType="begin" w:fldLock="0"/>
    </w:r>
    <w:r>
      <w:rPr>
        <w:b w:val="1"/>
        <w:bCs w:val="1"/>
        <w:rtl w:val="0"/>
      </w:rPr>
      <w:instrText xml:space="preserve"> PAGE </w:instrText>
    </w:r>
    <w:r>
      <w:rPr>
        <w:b w:val="1"/>
        <w:bCs w:val="1"/>
        <w:rtl w:val="0"/>
      </w:rPr>
      <w:fldChar w:fldCharType="separate" w:fldLock="0"/>
    </w:r>
    <w:r>
      <w:rPr>
        <w:b w:val="1"/>
        <w:bCs w:val="1"/>
        <w:rtl w:val="0"/>
      </w:rPr>
      <w:t>13</w:t>
    </w:r>
    <w:r>
      <w:rPr>
        <w:b w:val="1"/>
        <w:bCs w:val="1"/>
        <w:rtl w:val="0"/>
      </w:rPr>
      <w:fldChar w:fldCharType="end" w:fldLock="0"/>
    </w:r>
    <w:r>
      <w:rPr>
        <w:rtl w:val="0"/>
        <w:lang w:val="de-DE"/>
      </w:rPr>
      <w:t xml:space="preserve"> von </w:t>
    </w:r>
    <w:r>
      <w:rPr>
        <w:b w:val="1"/>
        <w:bCs w:val="1"/>
        <w:rtl w:val="0"/>
      </w:rPr>
      <w:fldChar w:fldCharType="begin" w:fldLock="0"/>
    </w:r>
    <w:r>
      <w:rPr>
        <w:b w:val="1"/>
        <w:bCs w:val="1"/>
        <w:rtl w:val="0"/>
      </w:rPr>
      <w:instrText xml:space="preserve"> NUMPAGES </w:instrText>
    </w:r>
    <w:r>
      <w:rPr>
        <w:b w:val="1"/>
        <w:bCs w:val="1"/>
        <w:rtl w:val="0"/>
      </w:rPr>
      <w:fldChar w:fldCharType="separate" w:fldLock="0"/>
    </w:r>
    <w:r>
      <w:rPr>
        <w:b w:val="1"/>
        <w:bCs w:val="1"/>
        <w:rtl w:val="0"/>
      </w:rPr>
      <w:t>13</w:t>
    </w:r>
    <w:r>
      <w:rPr>
        <w:b w:val="1"/>
        <w:bCs w:val="1"/>
        <w:rtl w:val="0"/>
      </w:rPr>
      <w:fldChar w:fldCharType="end" w:fldLock="0"/>
    </w: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ind w:left="12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9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6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bullet"/>
      <w:suff w:val="tab"/>
      <w:lvlText w:val="•"/>
      <w:lvlJc w:val="left"/>
      <w:pPr>
        <w:ind w:left="709" w:hanging="425"/>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o"/>
      <w:lvlJc w:val="left"/>
      <w:pPr>
        <w:ind w:left="1429" w:hanging="425"/>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2149" w:hanging="425"/>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2869" w:hanging="425"/>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o"/>
      <w:lvlJc w:val="left"/>
      <w:pPr>
        <w:ind w:left="3589" w:hanging="425"/>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4309" w:hanging="425"/>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5029" w:hanging="425"/>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o"/>
      <w:lvlJc w:val="left"/>
      <w:pPr>
        <w:ind w:left="5749" w:hanging="425"/>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6469" w:hanging="425"/>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
    <w:multiLevelType w:val="hybridMultilevel"/>
    <w:numStyleLink w:val="Imported Style 2"/>
  </w:abstractNum>
  <w:abstractNum w:abstractNumId="4">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3"/>
  </w:abstractNum>
  <w:abstractNum w:abstractNumId="6">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4"/>
  </w:abstractNum>
  <w:abstractNum w:abstractNumId="8">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ed Style 5"/>
  </w:abstractNum>
  <w:abstractNum w:abstractNumId="10">
    <w:multiLevelType w:val="hybridMultilevel"/>
    <w:styleLink w:val="Imported Style 5"/>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Imported Style 6"/>
  </w:abstractNum>
  <w:abstractNum w:abstractNumId="12">
    <w:multiLevelType w:val="hybridMultilevel"/>
    <w:styleLink w:val="Imported Style 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numStyleLink w:val="Imported Style 7"/>
  </w:abstractNum>
  <w:abstractNum w:abstractNumId="14">
    <w:multiLevelType w:val="hybridMultilevel"/>
    <w:styleLink w:val="Imported Style 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2"/>
  </w:num>
  <w:num w:numId="3">
    <w:abstractNumId w:val="1"/>
  </w:num>
  <w:num w:numId="4">
    <w:abstractNumId w:val="1"/>
    <w:lvlOverride w:ilvl="0">
      <w:lvl w:ilvl="0">
        <w:start w:val="1"/>
        <w:numFmt w:val="bullet"/>
        <w:suff w:val="tab"/>
        <w:lvlText w:val="•"/>
        <w:lvlJc w:val="left"/>
        <w:pPr>
          <w:ind w:left="720" w:hanging="436"/>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o"/>
        <w:lvlJc w:val="left"/>
        <w:pPr>
          <w:ind w:left="1440" w:hanging="436"/>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2160" w:hanging="436"/>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880" w:hanging="436"/>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o"/>
        <w:lvlJc w:val="left"/>
        <w:pPr>
          <w:ind w:left="3600" w:hanging="436"/>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4320" w:hanging="436"/>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5040" w:hanging="436"/>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o"/>
        <w:lvlJc w:val="left"/>
        <w:pPr>
          <w:ind w:left="5760" w:hanging="436"/>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480" w:hanging="436"/>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
    <w:abstractNumId w:val="4"/>
  </w:num>
  <w:num w:numId="6">
    <w:abstractNumId w:val="3"/>
  </w:num>
  <w:num w:numId="7">
    <w:abstractNumId w:val="6"/>
  </w:num>
  <w:num w:numId="8">
    <w:abstractNumId w:val="5"/>
  </w:num>
  <w:num w:numId="9">
    <w:abstractNumId w:val="8"/>
  </w:num>
  <w:num w:numId="10">
    <w:abstractNumId w:val="7"/>
  </w:num>
  <w:num w:numId="11">
    <w:abstractNumId w:val="10"/>
  </w:num>
  <w:num w:numId="12">
    <w:abstractNumId w:val="9"/>
  </w:num>
  <w:num w:numId="13">
    <w:abstractNumId w:val="12"/>
  </w:num>
  <w:num w:numId="14">
    <w:abstractNumId w:val="11"/>
  </w:num>
  <w:num w:numId="15">
    <w:abstractNumId w:val="14"/>
  </w:num>
  <w:num w:numId="16">
    <w:abstractNumId w:val="13"/>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trackRevisions/>
  <w:defaultTabStop w:val="708"/>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536"/>
        <w:tab w:val="right" w:pos="9072"/>
      </w:tabs>
      <w:suppressAutoHyphens w:val="0"/>
      <w:bidi w:val="0"/>
      <w:spacing w:before="0" w:after="0" w:line="240" w:lineRule="auto"/>
      <w:ind w:left="0" w:right="0" w:firstLine="0"/>
      <w:jc w:val="both"/>
      <w:outlineLvl w:val="9"/>
    </w:pPr>
    <w:rPr>
      <w:rFonts w:ascii="Arial" w:cs="Arial Unicode MS" w:hAnsi="Arial" w:eastAsia="Arial Unicode MS"/>
      <w:b w:val="0"/>
      <w:bCs w:val="0"/>
      <w:i w:val="0"/>
      <w:iCs w:val="0"/>
      <w:caps w:val="0"/>
      <w:smallCaps w:val="0"/>
      <w:strike w:val="0"/>
      <w:dstrike w:val="0"/>
      <w:outline w:val="0"/>
      <w:color w:val="000000"/>
      <w:spacing w:val="0"/>
      <w:kern w:val="1"/>
      <w:position w:val="0"/>
      <w:sz w:val="24"/>
      <w:szCs w:val="24"/>
      <w:u w:val="none" w:color="000000"/>
      <w:vertAlign w:val="baseline"/>
      <w:lang w:val="de-DE"/>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Arial" w:cs="Arial" w:hAnsi="Arial" w:eastAsia="Arial"/>
      <w:b w:val="0"/>
      <w:bCs w:val="0"/>
      <w:i w:val="0"/>
      <w:iCs w:val="0"/>
      <w:caps w:val="0"/>
      <w:smallCaps w:val="0"/>
      <w:strike w:val="0"/>
      <w:dstrike w:val="0"/>
      <w:outline w:val="0"/>
      <w:color w:val="000000"/>
      <w:spacing w:val="0"/>
      <w:kern w:val="1"/>
      <w:position w:val="0"/>
      <w:sz w:val="24"/>
      <w:szCs w:val="24"/>
      <w:u w:val="none" w:color="000000"/>
      <w:vertAlign w:val="baseline"/>
      <w:lang w:val="de-D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paragraph" w:styleId="Dokumentinfos">
    <w:name w:val="Dokumentinfos"/>
    <w:next w:val="Dokumentinfos"/>
    <w:pPr>
      <w:keepNext w:val="0"/>
      <w:keepLines w:val="0"/>
      <w:pageBreakBefore w:val="0"/>
      <w:widowControl w:val="1"/>
      <w:shd w:val="clear" w:color="auto" w:fill="auto"/>
      <w:suppressAutoHyphens w:val="0"/>
      <w:bidi w:val="0"/>
      <w:spacing w:before="120" w:after="120" w:line="240" w:lineRule="auto"/>
      <w:ind w:left="0" w:right="0" w:firstLine="0"/>
      <w:jc w:val="both"/>
      <w:outlineLvl w:val="9"/>
    </w:pPr>
    <w:rPr>
      <w:rFonts w:ascii="Arial" w:cs="Arial Unicode MS" w:hAnsi="Arial" w:eastAsia="Arial Unicode MS"/>
      <w:b w:val="0"/>
      <w:bCs w:val="0"/>
      <w:i w:val="0"/>
      <w:iCs w:val="0"/>
      <w:caps w:val="0"/>
      <w:smallCaps w:val="0"/>
      <w:strike w:val="0"/>
      <w:dstrike w:val="0"/>
      <w:outline w:val="0"/>
      <w:color w:val="000000"/>
      <w:spacing w:val="0"/>
      <w:kern w:val="1"/>
      <w:position w:val="0"/>
      <w:sz w:val="20"/>
      <w:szCs w:val="20"/>
      <w:u w:val="none" w:color="000000"/>
      <w:vertAlign w:val="baseline"/>
      <w:lang w:val="en-US"/>
    </w:rPr>
  </w:style>
  <w:style w:type="paragraph" w:styleId="TOC Heading">
    <w:name w:val="TOC Heading"/>
    <w:next w:val="Normal.0"/>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de-DE"/>
    </w:rPr>
  </w:style>
  <w:style w:type="paragraph" w:styleId="TOC 1">
    <w:name w:val="TOC 1"/>
    <w:next w:val="TOC 1"/>
    <w:pPr>
      <w:keepNext w:val="0"/>
      <w:keepLines w:val="0"/>
      <w:pageBreakBefore w:val="0"/>
      <w:widowControl w:val="1"/>
      <w:shd w:val="clear" w:color="auto" w:fill="auto"/>
      <w:tabs>
        <w:tab w:val="right" w:pos="9046" w:leader="dot"/>
      </w:tabs>
      <w:suppressAutoHyphens w:val="0"/>
      <w:bidi w:val="0"/>
      <w:spacing w:before="0" w:after="100" w:line="240" w:lineRule="auto"/>
      <w:ind w:left="0" w:right="0" w:firstLine="0"/>
      <w:jc w:val="both"/>
      <w:outlineLvl w:val="9"/>
    </w:pPr>
    <w:rPr>
      <w:rFonts w:ascii="Arial" w:cs="Arial" w:hAnsi="Arial" w:eastAsia="Arial"/>
      <w:b w:val="0"/>
      <w:bCs w:val="0"/>
      <w:i w:val="0"/>
      <w:iCs w:val="0"/>
      <w:caps w:val="0"/>
      <w:smallCaps w:val="0"/>
      <w:strike w:val="0"/>
      <w:dstrike w:val="0"/>
      <w:outline w:val="0"/>
      <w:color w:val="000000"/>
      <w:spacing w:val="0"/>
      <w:kern w:val="1"/>
      <w:position w:val="0"/>
      <w:sz w:val="24"/>
      <w:szCs w:val="24"/>
      <w:u w:val="none" w:color="000000"/>
      <w:vertAlign w:val="baseline"/>
      <w:lang w:val="de-DE"/>
    </w:rPr>
  </w:style>
  <w:style w:type="paragraph" w:styleId="heading 1">
    <w:name w:val="heading 1"/>
    <w:next w:val="Normal.0"/>
    <w:pPr>
      <w:keepNext w:val="1"/>
      <w:keepLines w:val="1"/>
      <w:pageBreakBefore w:val="0"/>
      <w:widowControl w:val="1"/>
      <w:shd w:val="clear" w:color="auto" w:fill="auto"/>
      <w:suppressAutoHyphens w:val="0"/>
      <w:bidi w:val="0"/>
      <w:spacing w:before="240" w:after="0" w:line="240" w:lineRule="auto"/>
      <w:ind w:left="0" w:right="0" w:firstLine="0"/>
      <w:jc w:val="both"/>
      <w:outlineLvl w:val="0"/>
    </w:pPr>
    <w:rPr>
      <w:rFonts w:ascii="Calibri Light" w:cs="Calibri Light" w:hAnsi="Calibri Light" w:eastAsia="Calibri Light"/>
      <w:b w:val="0"/>
      <w:bCs w:val="0"/>
      <w:i w:val="0"/>
      <w:iCs w:val="0"/>
      <w:caps w:val="0"/>
      <w:smallCaps w:val="0"/>
      <w:strike w:val="0"/>
      <w:dstrike w:val="0"/>
      <w:outline w:val="0"/>
      <w:color w:val="2e74b5"/>
      <w:spacing w:val="0"/>
      <w:kern w:val="1"/>
      <w:position w:val="0"/>
      <w:sz w:val="32"/>
      <w:szCs w:val="32"/>
      <w:u w:val="none" w:color="2e74b5"/>
      <w:vertAlign w:val="baseline"/>
      <w:lang w:val="de-DE"/>
    </w:rPr>
  </w:style>
  <w:style w:type="paragraph" w:styleId="TOC 2">
    <w:name w:val="TOC 2"/>
    <w:next w:val="TOC 2"/>
    <w:pPr>
      <w:keepNext w:val="0"/>
      <w:keepLines w:val="0"/>
      <w:pageBreakBefore w:val="0"/>
      <w:widowControl w:val="1"/>
      <w:shd w:val="clear" w:color="auto" w:fill="auto"/>
      <w:tabs>
        <w:tab w:val="right" w:pos="9046" w:leader="dot"/>
      </w:tabs>
      <w:suppressAutoHyphens w:val="0"/>
      <w:bidi w:val="0"/>
      <w:spacing w:before="0" w:after="100" w:line="240" w:lineRule="auto"/>
      <w:ind w:left="240" w:right="0" w:firstLine="0"/>
      <w:jc w:val="both"/>
      <w:outlineLvl w:val="9"/>
    </w:pPr>
    <w:rPr>
      <w:rFonts w:ascii="Arial" w:cs="Arial" w:hAnsi="Arial" w:eastAsia="Arial"/>
      <w:b w:val="0"/>
      <w:bCs w:val="0"/>
      <w:i w:val="0"/>
      <w:iCs w:val="0"/>
      <w:caps w:val="0"/>
      <w:smallCaps w:val="0"/>
      <w:strike w:val="0"/>
      <w:dstrike w:val="0"/>
      <w:outline w:val="0"/>
      <w:color w:val="000000"/>
      <w:spacing w:val="0"/>
      <w:kern w:val="1"/>
      <w:position w:val="0"/>
      <w:sz w:val="24"/>
      <w:szCs w:val="24"/>
      <w:u w:val="none" w:color="000000"/>
      <w:vertAlign w:val="baseline"/>
      <w:lang w:val="de-DE"/>
    </w:rPr>
  </w:style>
  <w:style w:type="paragraph" w:styleId="heading 2">
    <w:name w:val="heading 2"/>
    <w:next w:val="Normal.0"/>
    <w:pPr>
      <w:keepNext w:val="1"/>
      <w:keepLines w:val="1"/>
      <w:pageBreakBefore w:val="0"/>
      <w:widowControl w:val="1"/>
      <w:shd w:val="clear" w:color="auto" w:fill="auto"/>
      <w:suppressAutoHyphens w:val="0"/>
      <w:bidi w:val="0"/>
      <w:spacing w:before="40" w:after="0" w:line="240" w:lineRule="auto"/>
      <w:ind w:left="0" w:right="0" w:firstLine="0"/>
      <w:jc w:val="both"/>
      <w:outlineLvl w:val="1"/>
    </w:pPr>
    <w:rPr>
      <w:rFonts w:ascii="Calibri Light" w:cs="Calibri Light" w:hAnsi="Calibri Light" w:eastAsia="Calibri Light"/>
      <w:b w:val="0"/>
      <w:bCs w:val="0"/>
      <w:i w:val="0"/>
      <w:iCs w:val="0"/>
      <w:caps w:val="0"/>
      <w:smallCaps w:val="0"/>
      <w:strike w:val="0"/>
      <w:dstrike w:val="0"/>
      <w:outline w:val="0"/>
      <w:color w:val="2e74b5"/>
      <w:spacing w:val="0"/>
      <w:kern w:val="1"/>
      <w:position w:val="0"/>
      <w:sz w:val="26"/>
      <w:szCs w:val="26"/>
      <w:u w:val="none" w:color="2e74b5"/>
      <w:vertAlign w:val="baseline"/>
      <w:lang w:val="de-DE"/>
    </w:rPr>
  </w:style>
  <w:style w:type="paragraph" w:styleId="TOC 3">
    <w:name w:val="TOC 3"/>
    <w:next w:val="TOC 3"/>
    <w:pPr>
      <w:keepNext w:val="0"/>
      <w:keepLines w:val="0"/>
      <w:pageBreakBefore w:val="0"/>
      <w:widowControl w:val="1"/>
      <w:shd w:val="clear" w:color="auto" w:fill="auto"/>
      <w:tabs>
        <w:tab w:val="right" w:pos="9046" w:leader="dot"/>
      </w:tabs>
      <w:suppressAutoHyphens w:val="0"/>
      <w:bidi w:val="0"/>
      <w:spacing w:before="0" w:after="100" w:line="240" w:lineRule="auto"/>
      <w:ind w:left="480" w:right="0" w:firstLine="0"/>
      <w:jc w:val="both"/>
      <w:outlineLvl w:val="9"/>
    </w:pPr>
    <w:rPr>
      <w:rFonts w:ascii="Arial" w:cs="Arial" w:hAnsi="Arial" w:eastAsia="Arial"/>
      <w:b w:val="0"/>
      <w:bCs w:val="0"/>
      <w:i w:val="0"/>
      <w:iCs w:val="0"/>
      <w:caps w:val="0"/>
      <w:smallCaps w:val="0"/>
      <w:strike w:val="0"/>
      <w:dstrike w:val="0"/>
      <w:outline w:val="0"/>
      <w:color w:val="000000"/>
      <w:spacing w:val="0"/>
      <w:kern w:val="1"/>
      <w:position w:val="0"/>
      <w:sz w:val="24"/>
      <w:szCs w:val="24"/>
      <w:u w:val="none" w:color="000000"/>
      <w:vertAlign w:val="baseline"/>
      <w:lang w:val="de-DE"/>
    </w:rPr>
  </w:style>
  <w:style w:type="paragraph" w:styleId="heading 3">
    <w:name w:val="heading 3"/>
    <w:next w:val="Normal.0"/>
    <w:pPr>
      <w:keepNext w:val="1"/>
      <w:keepLines w:val="1"/>
      <w:pageBreakBefore w:val="0"/>
      <w:widowControl w:val="1"/>
      <w:shd w:val="clear" w:color="auto" w:fill="auto"/>
      <w:suppressAutoHyphens w:val="0"/>
      <w:bidi w:val="0"/>
      <w:spacing w:before="40" w:after="0" w:line="240" w:lineRule="auto"/>
      <w:ind w:left="0" w:right="0" w:firstLine="0"/>
      <w:jc w:val="both"/>
      <w:outlineLvl w:val="2"/>
    </w:pPr>
    <w:rPr>
      <w:rFonts w:ascii="Calibri Light" w:cs="Calibri Light" w:hAnsi="Calibri Light" w:eastAsia="Calibri Light"/>
      <w:b w:val="0"/>
      <w:bCs w:val="0"/>
      <w:i w:val="0"/>
      <w:iCs w:val="0"/>
      <w:caps w:val="0"/>
      <w:smallCaps w:val="0"/>
      <w:strike w:val="0"/>
      <w:dstrike w:val="0"/>
      <w:outline w:val="0"/>
      <w:color w:val="1f4d78"/>
      <w:spacing w:val="0"/>
      <w:kern w:val="1"/>
      <w:position w:val="0"/>
      <w:sz w:val="24"/>
      <w:szCs w:val="24"/>
      <w:u w:val="none" w:color="1f4d78"/>
      <w:vertAlign w:val="baseline"/>
      <w:lang w:val="de-DE"/>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both"/>
      <w:outlineLvl w:val="9"/>
    </w:pPr>
    <w:rPr>
      <w:rFonts w:ascii="Arial" w:cs="Arial Unicode MS" w:hAnsi="Arial" w:eastAsia="Arial Unicode MS"/>
      <w:b w:val="0"/>
      <w:bCs w:val="0"/>
      <w:i w:val="0"/>
      <w:iCs w:val="0"/>
      <w:caps w:val="0"/>
      <w:smallCaps w:val="0"/>
      <w:strike w:val="0"/>
      <w:dstrike w:val="0"/>
      <w:outline w:val="0"/>
      <w:color w:val="000000"/>
      <w:spacing w:val="0"/>
      <w:kern w:val="1"/>
      <w:position w:val="0"/>
      <w:sz w:val="24"/>
      <w:szCs w:val="24"/>
      <w:u w:val="none" w:color="000000"/>
      <w:vertAlign w:val="baseline"/>
      <w:lang w:val="de-DE"/>
    </w:rPr>
  </w:style>
  <w:style w:type="numbering" w:styleId="Imported Style 1">
    <w:name w:val="Imported Style 1"/>
    <w:pPr>
      <w:numPr>
        <w:numId w:val="2"/>
      </w:numPr>
    </w:pPr>
  </w:style>
  <w:style w:type="numbering" w:styleId="Imported Style 2">
    <w:name w:val="Imported Style 2"/>
    <w:pPr>
      <w:numPr>
        <w:numId w:val="5"/>
      </w:numPr>
    </w:pPr>
  </w:style>
  <w:style w:type="numbering" w:styleId="Imported Style 3">
    <w:name w:val="Imported Style 3"/>
    <w:pPr>
      <w:numPr>
        <w:numId w:val="7"/>
      </w:numPr>
    </w:pPr>
  </w:style>
  <w:style w:type="numbering" w:styleId="Imported Style 4">
    <w:name w:val="Imported Style 4"/>
    <w:pPr>
      <w:numPr>
        <w:numId w:val="9"/>
      </w:numPr>
    </w:pPr>
  </w:style>
  <w:style w:type="numbering" w:styleId="Imported Style 5">
    <w:name w:val="Imported Style 5"/>
    <w:pPr>
      <w:numPr>
        <w:numId w:val="11"/>
      </w:numPr>
    </w:pPr>
  </w:style>
  <w:style w:type="numbering" w:styleId="Imported Style 6">
    <w:name w:val="Imported Style 6"/>
    <w:pPr>
      <w:numPr>
        <w:numId w:val="13"/>
      </w:numPr>
    </w:pPr>
  </w:style>
  <w:style w:type="numbering" w:styleId="Imported Style 7">
    <w:name w:val="Imported Style 7"/>
    <w:pPr>
      <w:numPr>
        <w:numId w:val="15"/>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1.jpeg"/><Relationship Id="rId10" Type="http://schemas.openxmlformats.org/officeDocument/2006/relationships/image" Target="media/image6.png"/><Relationship Id="rId11" Type="http://schemas.openxmlformats.org/officeDocument/2006/relationships/image" Target="media/image2.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comments" Target="comments.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Larissa">
  <a:themeElements>
    <a:clrScheme name="Larissa">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Larissa">
      <a:majorFont>
        <a:latin typeface="Helvetica"/>
        <a:ea typeface="Helvetica"/>
        <a:cs typeface="Helvetica"/>
      </a:majorFont>
      <a:minorFont>
        <a:latin typeface="Helvetica"/>
        <a:ea typeface="Helvetica"/>
        <a:cs typeface="Helvetica"/>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